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4AB040">
      <w:pPr>
        <w:pStyle w:val="2"/>
        <w:keepNext w:val="0"/>
        <w:keepLines w:val="0"/>
        <w:pageBreakBefore w:val="0"/>
        <w:kinsoku/>
        <w:wordWrap/>
        <w:overflowPunct/>
        <w:topLinePunct w:val="0"/>
        <w:autoSpaceDE/>
        <w:autoSpaceDN/>
        <w:bidi w:val="0"/>
        <w:adjustRightInd/>
        <w:snapToGrid/>
        <w:spacing w:line="400" w:lineRule="exact"/>
        <w:jc w:val="center"/>
        <w:textAlignment w:val="auto"/>
        <w:rPr>
          <w:rFonts w:hint="eastAsia" w:ascii="方正黑体_GBK" w:hAnsi="方正黑体_GBK" w:eastAsia="方正黑体_GBK" w:cs="方正黑体_GBK"/>
          <w:b/>
          <w:bCs/>
          <w:i w:val="0"/>
          <w:iCs w:val="0"/>
          <w:caps w:val="0"/>
          <w:color w:val="0F1115"/>
          <w:spacing w:val="0"/>
          <w:sz w:val="24"/>
          <w:szCs w:val="24"/>
          <w:highlight w:val="none"/>
          <w:shd w:val="clear" w:fill="FFFFFF"/>
          <w:lang w:val="en-US" w:eastAsia="zh-CN"/>
        </w:rPr>
      </w:pPr>
      <w:bookmarkStart w:id="0" w:name="_GoBack"/>
      <w:bookmarkEnd w:id="0"/>
      <w:r>
        <w:rPr>
          <w:rFonts w:hint="eastAsia" w:ascii="方正黑体_GBK" w:hAnsi="方正黑体_GBK" w:eastAsia="方正黑体_GBK" w:cs="方正黑体_GBK"/>
          <w:b/>
          <w:bCs/>
          <w:i w:val="0"/>
          <w:iCs w:val="0"/>
          <w:caps w:val="0"/>
          <w:color w:val="0F1115"/>
          <w:spacing w:val="0"/>
          <w:sz w:val="28"/>
          <w:szCs w:val="28"/>
          <w:highlight w:val="none"/>
          <w:shd w:val="clear" w:fill="FFFFFF"/>
        </w:rPr>
        <w:t>悼念退潮之后：基于多智能体仿真的逝者数字形象塑造机制研究</w:t>
      </w:r>
    </w:p>
    <w:p w14:paraId="2DDDD24C">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kern w:val="0"/>
          <w:sz w:val="21"/>
          <w:szCs w:val="21"/>
          <w:highlight w:val="none"/>
          <w:shd w:val="clear" w:fill="FFFFFF"/>
          <w:lang w:val="en-US" w:eastAsia="zh-CN" w:bidi="ar"/>
        </w:rPr>
      </w:pPr>
    </w:p>
    <w:p w14:paraId="47755031">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jc w:val="left"/>
        <w:textAlignment w:val="auto"/>
        <w:rPr>
          <w:rFonts w:hint="eastAsia" w:ascii="宋体" w:hAnsi="宋体" w:eastAsia="宋体" w:cs="宋体"/>
          <w:b w:val="0"/>
          <w:bCs w:val="0"/>
          <w:color w:val="auto"/>
          <w:kern w:val="0"/>
          <w:sz w:val="24"/>
          <w:szCs w:val="24"/>
          <w:highlight w:val="none"/>
          <w:shd w:val="clear" w:fill="FFFFFF"/>
          <w:lang w:val="en-US" w:eastAsia="zh-CN" w:bidi="ar"/>
        </w:rPr>
      </w:pPr>
      <w:r>
        <w:rPr>
          <w:rFonts w:hint="eastAsia" w:ascii="方正黑体_GBK" w:hAnsi="方正黑体_GBK" w:eastAsia="方正黑体_GBK" w:cs="方正黑体_GBK"/>
          <w:b/>
          <w:bCs/>
          <w:color w:val="auto"/>
          <w:kern w:val="0"/>
          <w:sz w:val="24"/>
          <w:szCs w:val="24"/>
          <w:highlight w:val="none"/>
          <w:shd w:val="clear" w:fill="FFFFFF"/>
          <w:lang w:val="en-US" w:eastAsia="zh-CN" w:bidi="ar"/>
        </w:rPr>
        <w:t>摘要</w:t>
      </w:r>
      <w:r>
        <w:rPr>
          <w:rFonts w:hint="eastAsia" w:ascii="宋体" w:hAnsi="宋体" w:eastAsia="宋体" w:cs="宋体"/>
          <w:b/>
          <w:bCs/>
          <w:color w:val="auto"/>
          <w:kern w:val="0"/>
          <w:sz w:val="24"/>
          <w:szCs w:val="24"/>
          <w:highlight w:val="none"/>
          <w:shd w:val="clear" w:fill="FFFFFF"/>
          <w:lang w:val="en-US" w:eastAsia="zh-CN" w:bidi="ar"/>
        </w:rPr>
        <w:t>：</w:t>
      </w:r>
      <w:r>
        <w:rPr>
          <w:rFonts w:hint="eastAsia" w:ascii="Times New Roman" w:hAnsi="Times New Roman" w:eastAsia="Songti SC"/>
          <w:sz w:val="24"/>
          <w:szCs w:val="24"/>
          <w:lang w:val="en-US" w:eastAsia="zh-CN"/>
        </w:rPr>
        <w:t>数字平台中的公众人物逝后形象并非单一主体对其生前经历的静态再现，而是在算法分发与用户参与中不断被重构。本研究以张雪峰逝世后舆情风向反转为例，结合三大社交平台5万余条人工编码帖文与大语言模型多智能体仿真，考察玩梗表征延迟爆发的形成机制。研究发现，逝者数字形象偏移，本质是平台算法与用户表达双向反馈的产物；算法并不直接生成戏谑迷因，而是通过调整内容可见机会改变群体发声权重，重塑全网舆论氛围与信息传播环境，实现逝者公共记忆叙事的偏移。公众人物逝后迷因狂欢不只是网民媒介道德问题，更是平台技术架构与流量规则共同塑造的公共实践。本研究借助可证伪的仿真框架，揭示算法塑造数字集体记忆的内在机制，为平衡表达自由与数字哀悼伦理的平台治理提供参考。</w:t>
      </w:r>
    </w:p>
    <w:p w14:paraId="7E1762F9">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jc w:val="left"/>
        <w:textAlignment w:val="auto"/>
        <w:rPr>
          <w:rFonts w:hint="default" w:ascii="宋体" w:hAnsi="宋体" w:eastAsia="宋体" w:cs="宋体"/>
          <w:color w:val="auto"/>
          <w:sz w:val="24"/>
          <w:szCs w:val="24"/>
          <w:highlight w:val="none"/>
          <w:lang w:val="en-US"/>
        </w:rPr>
      </w:pPr>
      <w:r>
        <w:rPr>
          <w:rFonts w:hint="eastAsia" w:ascii="方正黑体_GBK" w:hAnsi="方正黑体_GBK" w:eastAsia="方正黑体_GBK" w:cs="方正黑体_GBK"/>
          <w:b/>
          <w:bCs/>
          <w:color w:val="auto"/>
          <w:kern w:val="0"/>
          <w:sz w:val="24"/>
          <w:szCs w:val="24"/>
          <w:highlight w:val="none"/>
          <w:shd w:val="clear" w:fill="FFFFFF"/>
          <w:lang w:val="en-US" w:eastAsia="zh-CN" w:bidi="ar"/>
        </w:rPr>
        <w:t>关键词</w:t>
      </w:r>
      <w:r>
        <w:rPr>
          <w:rFonts w:hint="eastAsia" w:ascii="宋体" w:hAnsi="宋体" w:eastAsia="宋体" w:cs="宋体"/>
          <w:b/>
          <w:bCs/>
          <w:color w:val="auto"/>
          <w:kern w:val="0"/>
          <w:sz w:val="24"/>
          <w:szCs w:val="24"/>
          <w:highlight w:val="none"/>
          <w:shd w:val="clear" w:fill="FFFFFF"/>
          <w:lang w:val="en-US" w:eastAsia="zh-CN" w:bidi="ar"/>
        </w:rPr>
        <w:t>：</w:t>
      </w:r>
      <w:ins w:id="96" w:author="续昼" w:date="2026-09-15T17:53:56Z">
        <w:r>
          <w:rPr>
            <w:rFonts w:hint="eastAsia" w:ascii="宋体" w:hAnsi="宋体" w:eastAsia="宋体" w:cs="宋体"/>
            <w:b w:val="0"/>
            <w:bCs w:val="0"/>
            <w:color w:val="auto"/>
            <w:kern w:val="0"/>
            <w:sz w:val="24"/>
            <w:szCs w:val="24"/>
            <w:highlight w:val="none"/>
            <w:shd w:val="clear" w:fill="FFFFFF"/>
            <w:lang w:val="en-US" w:eastAsia="zh-CN" w:bidi="ar"/>
          </w:rPr>
          <w:t>多智能体仿真；算法推荐；网络模因；沉默的螺旋</w:t>
        </w:r>
      </w:ins>
    </w:p>
    <w:p w14:paraId="71929E80">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auto"/>
          <w:sz w:val="24"/>
          <w:szCs w:val="24"/>
          <w:highlight w:val="none"/>
        </w:rPr>
      </w:pPr>
    </w:p>
    <w:p w14:paraId="1D4D1308">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b w:val="0"/>
          <w:bCs w:val="0"/>
          <w:color w:val="auto"/>
          <w:kern w:val="0"/>
          <w:sz w:val="24"/>
          <w:szCs w:val="24"/>
          <w:highlight w:val="none"/>
          <w:shd w:val="clear" w:fill="FFFFFF"/>
          <w:lang w:val="en-US" w:eastAsia="zh-CN" w:bidi="ar"/>
        </w:rPr>
      </w:pPr>
      <w:r>
        <w:rPr>
          <w:rFonts w:hint="eastAsia" w:ascii="宋体" w:hAnsi="宋体" w:eastAsia="宋体" w:cs="宋体"/>
          <w:b w:val="0"/>
          <w:bCs w:val="0"/>
          <w:color w:val="auto"/>
          <w:kern w:val="0"/>
          <w:sz w:val="24"/>
          <w:szCs w:val="24"/>
          <w:highlight w:val="none"/>
          <w:shd w:val="clear" w:fill="FFFFFF"/>
          <w:lang w:val="en-US" w:eastAsia="zh-CN" w:bidi="ar"/>
        </w:rPr>
        <w:t>在社交媒体深度嵌入公共生活的当下，公众人物的离世不再只是单纯的社会新闻，而是迅速演变为平台规则、算法机制与海量网民共同参与、动态博弈的赛博形象生产过程。大众媒介时代，逝者叙事多由专业媒体主导，舆论形象相对稳定、统一且正向；到了算法分发时代，公众人物的逝后记忆不再由某一发文机构建构，而是诞生于海量用户发帖、点赞、转发与平台信息流推荐的持续交互博弈中，呈现出去中心化、动态化且观点多元的特征。在数字哀悼场景下，算法推荐机制作为信息环境的隐形操控者，决定了“谁能看到什么”，深刻塑造公共话语的构成：它既可以放大某些叙事、赋予其更高的可见度，也可以压制另一些叙事、使其沉入信息流的底层，从而在网民整体立场并未发生根本转变的情况下，制造舆论形象</w:t>
      </w:r>
      <w:ins w:id="97" w:author="续昼" w:date="2026-09-15T17:55:19Z">
        <w:r>
          <w:rPr>
            <w:rFonts w:hint="eastAsia" w:ascii="宋体" w:hAnsi="宋体" w:eastAsia="宋体" w:cs="宋体"/>
            <w:b w:val="0"/>
            <w:bCs w:val="0"/>
            <w:color w:val="auto"/>
            <w:kern w:val="0"/>
            <w:sz w:val="24"/>
            <w:szCs w:val="24"/>
            <w:highlight w:val="none"/>
            <w:shd w:val="clear" w:fill="FFFFFF"/>
            <w:lang w:val="en-US" w:eastAsia="zh-CN" w:bidi="ar"/>
          </w:rPr>
          <w:t>偏</w:t>
        </w:r>
      </w:ins>
      <w:r>
        <w:rPr>
          <w:rFonts w:hint="eastAsia" w:ascii="宋体" w:hAnsi="宋体" w:eastAsia="宋体" w:cs="宋体"/>
          <w:b w:val="0"/>
          <w:bCs w:val="0"/>
          <w:color w:val="auto"/>
          <w:kern w:val="0"/>
          <w:sz w:val="24"/>
          <w:szCs w:val="24"/>
          <w:highlight w:val="none"/>
          <w:shd w:val="clear" w:fill="FFFFFF"/>
          <w:lang w:val="en-US" w:eastAsia="zh-CN" w:bidi="ar"/>
        </w:rPr>
        <w:t>移的观感，悄然重塑逝者公共形象的叙事走向与情感基调。</w:t>
      </w:r>
    </w:p>
    <w:p w14:paraId="3BB6D56E">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b w:val="0"/>
          <w:bCs w:val="0"/>
          <w:color w:val="auto"/>
          <w:kern w:val="0"/>
          <w:sz w:val="24"/>
          <w:szCs w:val="24"/>
          <w:highlight w:val="none"/>
          <w:shd w:val="clear" w:fill="FFFFFF"/>
          <w:lang w:val="en-US" w:eastAsia="zh-CN" w:bidi="ar"/>
        </w:rPr>
      </w:pPr>
      <w:r>
        <w:rPr>
          <w:rFonts w:hint="eastAsia" w:ascii="宋体" w:hAnsi="宋体" w:eastAsia="宋体" w:cs="宋体"/>
          <w:b w:val="0"/>
          <w:bCs w:val="0"/>
          <w:color w:val="auto"/>
          <w:kern w:val="0"/>
          <w:sz w:val="24"/>
          <w:szCs w:val="24"/>
          <w:highlight w:val="none"/>
          <w:shd w:val="clear" w:fill="FFFFFF"/>
          <w:lang w:val="en-US" w:eastAsia="zh-CN" w:bidi="ar"/>
        </w:rPr>
        <w:t>近年来，网络舆论场频繁出现公众人物逝后形象异化的现象。从科比·布莱恩特直升机坠毁，到考研名师张雪峰跑步猝死，公众人物逝后的</w:t>
      </w:r>
      <w:ins w:id="98" w:author="续昼" w:date="2026-09-15T17:57:07Z">
        <w:r>
          <w:rPr>
            <w:rFonts w:hint="eastAsia" w:ascii="宋体" w:hAnsi="宋体" w:eastAsia="宋体" w:cs="宋体"/>
            <w:b w:val="0"/>
            <w:bCs w:val="0"/>
            <w:color w:val="auto"/>
            <w:kern w:val="0"/>
            <w:sz w:val="24"/>
            <w:szCs w:val="24"/>
            <w:highlight w:val="none"/>
            <w:shd w:val="clear" w:fill="FFFFFF"/>
            <w:lang w:val="en-US" w:eastAsia="zh-CN" w:bidi="ar"/>
          </w:rPr>
          <w:t>社交媒体</w:t>
        </w:r>
      </w:ins>
      <w:ins w:id="99" w:author="续昼" w:date="2026-09-15T17:57:12Z">
        <w:r>
          <w:rPr>
            <w:rFonts w:hint="eastAsia" w:ascii="宋体" w:hAnsi="宋体" w:eastAsia="宋体" w:cs="宋体"/>
            <w:b w:val="0"/>
            <w:bCs w:val="0"/>
            <w:color w:val="auto"/>
            <w:kern w:val="0"/>
            <w:sz w:val="24"/>
            <w:szCs w:val="24"/>
            <w:highlight w:val="none"/>
            <w:shd w:val="clear" w:fill="FFFFFF"/>
            <w:lang w:val="en-US" w:eastAsia="zh-CN" w:bidi="ar"/>
          </w:rPr>
          <w:t>人设</w:t>
        </w:r>
      </w:ins>
      <w:r>
        <w:rPr>
          <w:rFonts w:hint="eastAsia" w:ascii="宋体" w:hAnsi="宋体" w:eastAsia="宋体" w:cs="宋体"/>
          <w:b w:val="0"/>
          <w:bCs w:val="0"/>
          <w:color w:val="auto"/>
          <w:kern w:val="0"/>
          <w:sz w:val="24"/>
          <w:szCs w:val="24"/>
          <w:highlight w:val="none"/>
          <w:shd w:val="clear" w:fill="FFFFFF"/>
          <w:lang w:val="en-US" w:eastAsia="zh-CN" w:bidi="ar"/>
        </w:rPr>
        <w:t>并未锚定其生前的职业价值与社会贡献，反而出现明显的形象异化，甚至可能彻底解构为围绕死亡事件生成的戏谑迷因，即可不断复制、带有反讽意味的网络亚文化戏谑符号与地狱笑话文本。本研究选取张雪峰逝世这一真实事件为案例，2026年3月24日，张雪峰因跑步时突发心源性猝死离世，逝后舆论场呈现清晰的形象偏移趋势——早期</w:t>
      </w:r>
      <w:ins w:id="100" w:author="续昼" w:date="2026-09-15T17:57:26Z">
        <w:r>
          <w:rPr>
            <w:rFonts w:hint="eastAsia" w:ascii="宋体" w:hAnsi="宋体" w:eastAsia="宋体" w:cs="宋体"/>
            <w:b w:val="0"/>
            <w:bCs w:val="0"/>
            <w:color w:val="auto"/>
            <w:kern w:val="0"/>
            <w:sz w:val="24"/>
            <w:szCs w:val="24"/>
            <w:highlight w:val="none"/>
            <w:shd w:val="clear" w:fill="FFFFFF"/>
            <w:lang w:val="en-US" w:eastAsia="zh-CN" w:bidi="ar"/>
          </w:rPr>
          <w:t>网民多</w:t>
        </w:r>
      </w:ins>
      <w:r>
        <w:rPr>
          <w:rFonts w:hint="eastAsia" w:ascii="宋体" w:hAnsi="宋体" w:eastAsia="宋体" w:cs="宋体"/>
          <w:b w:val="0"/>
          <w:bCs w:val="0"/>
          <w:color w:val="auto"/>
          <w:kern w:val="0"/>
          <w:sz w:val="24"/>
          <w:szCs w:val="24"/>
          <w:highlight w:val="none"/>
          <w:shd w:val="clear" w:fill="FFFFFF"/>
          <w:lang w:val="en-US" w:eastAsia="zh-CN" w:bidi="ar"/>
        </w:rPr>
        <w:t>追忆其在志愿填报与考研辅导贡献的教育价值，悼念退潮后，逐步转向以死亡方式为符号的迷因娱乐化消费，衍生系列地狱梗并跨圈层扩散。研究采集抖音、微博、小红书三大平台共52737条帖文开展实证分析，还原其逝世后的数字形象的偏移轨迹，并在此基础上搭建多智能体仿真模型，通过设置不同推荐机制与用户互动规则的反事实实验，考察算法推荐与用户发帖行为的交互作用如何共同塑造逝后数字形象的演化路径与玩梗话语的扩散格局。</w:t>
      </w:r>
    </w:p>
    <w:p w14:paraId="18AE9EFC">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highlight w:val="none"/>
        </w:rPr>
      </w:pPr>
      <w:r>
        <w:rPr>
          <w:rFonts w:hint="eastAsia" w:ascii="宋体" w:hAnsi="宋体" w:eastAsia="宋体" w:cs="宋体"/>
          <w:b w:val="0"/>
          <w:bCs w:val="0"/>
          <w:color w:val="auto"/>
          <w:kern w:val="0"/>
          <w:sz w:val="24"/>
          <w:szCs w:val="24"/>
          <w:highlight w:val="none"/>
          <w:shd w:val="clear" w:fill="FFFFFF"/>
          <w:lang w:val="en-US" w:eastAsia="zh-CN" w:bidi="ar"/>
        </w:rPr>
        <w:t>本研究聚焦张雪峰逝后舆情，关注以下问题：公众人物逝后的</w:t>
      </w:r>
      <w:ins w:id="101" w:author="续昼" w:date="2026-09-15T17:57:42Z">
        <w:r>
          <w:rPr>
            <w:rFonts w:hint="eastAsia" w:ascii="宋体" w:hAnsi="宋体" w:eastAsia="宋体" w:cs="宋体"/>
            <w:b w:val="0"/>
            <w:bCs w:val="0"/>
            <w:color w:val="auto"/>
            <w:kern w:val="0"/>
            <w:sz w:val="24"/>
            <w:szCs w:val="24"/>
            <w:highlight w:val="none"/>
            <w:shd w:val="clear" w:fill="FFFFFF"/>
            <w:lang w:val="en-US" w:eastAsia="zh-CN" w:bidi="ar"/>
          </w:rPr>
          <w:t>社会</w:t>
        </w:r>
      </w:ins>
      <w:r>
        <w:rPr>
          <w:rFonts w:hint="eastAsia" w:ascii="宋体" w:hAnsi="宋体" w:eastAsia="宋体" w:cs="宋体"/>
          <w:b w:val="0"/>
          <w:bCs w:val="0"/>
          <w:color w:val="auto"/>
          <w:kern w:val="0"/>
          <w:sz w:val="24"/>
          <w:szCs w:val="24"/>
          <w:highlight w:val="none"/>
          <w:shd w:val="clear" w:fill="FFFFFF"/>
          <w:lang w:val="en-US" w:eastAsia="zh-CN" w:bidi="ar"/>
        </w:rPr>
        <w:t>形象偏移是否真实存在、呈现何种时序结构与演化特征？平台算法推荐机制与用户发帖行为之间的互动，如何共同塑造逝后数字形象的演化路径与玩梗话语的扩散格局？如何重构推荐机制以实现对逝者恶意玩梗舆情的精准遏制与正向引导？通过回应这些问题，本研究旨在揭示算法推荐与用户行为交互作用下逝者赛博形象的生成逻辑与演变机制，最终为规范数字哀悼秩序、优化平台内容治理提供理论与实践参考。</w:t>
      </w:r>
    </w:p>
    <w:p w14:paraId="5FE51159">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400" w:lineRule="exact"/>
        <w:textAlignment w:val="auto"/>
        <w:outlineLvl w:val="0"/>
        <w:rPr>
          <w:rFonts w:hint="default" w:ascii="方正黑体_GBK" w:hAnsi="方正黑体_GBK" w:eastAsia="方正黑体_GBK" w:cs="方正黑体_GBK"/>
          <w:b/>
          <w:bCs/>
          <w:color w:val="auto"/>
          <w:kern w:val="0"/>
          <w:sz w:val="28"/>
          <w:szCs w:val="28"/>
          <w:highlight w:val="none"/>
          <w:shd w:val="clear" w:fill="FFFFFF"/>
          <w:lang w:val="en-US" w:eastAsia="zh-CN" w:bidi="ar"/>
        </w:rPr>
      </w:pPr>
      <w:r>
        <w:rPr>
          <w:rFonts w:hint="eastAsia" w:ascii="方正黑体_GBK" w:hAnsi="方正黑体_GBK" w:eastAsia="方正黑体_GBK" w:cs="方正黑体_GBK"/>
          <w:b/>
          <w:bCs/>
          <w:color w:val="auto"/>
          <w:kern w:val="0"/>
          <w:sz w:val="28"/>
          <w:szCs w:val="28"/>
          <w:highlight w:val="none"/>
          <w:shd w:val="clear" w:fill="FFFFFF"/>
          <w:lang w:val="en-US" w:eastAsia="zh-CN" w:bidi="ar"/>
        </w:rPr>
        <w:t>一、文献综述</w:t>
      </w:r>
    </w:p>
    <w:p w14:paraId="172614A5">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00" w:lineRule="exact"/>
        <w:ind w:right="0" w:firstLine="480" w:firstLineChars="200"/>
        <w:textAlignment w:val="auto"/>
        <w:rPr>
          <w:ins w:id="102" w:author="续昼" w:date="2026-09-15T17:58:48Z"/>
          <w:rFonts w:hint="eastAsia" w:ascii="Times New Roman" w:hAnsi="Times New Roman" w:eastAsia="宋体" w:cs="宋体"/>
          <w:b w:val="0"/>
          <w:bCs w:val="0"/>
          <w:color w:val="auto"/>
          <w:kern w:val="0"/>
          <w:sz w:val="24"/>
          <w:szCs w:val="24"/>
          <w:highlight w:val="none"/>
          <w:shd w:val="clear" w:fill="FFFFFF"/>
          <w:lang w:val="en-US" w:eastAsia="zh-CN" w:bidi="ar"/>
        </w:rPr>
      </w:pPr>
      <w:ins w:id="103" w:author="续昼" w:date="2026-09-15T17:58:48Z">
        <w:r>
          <w:rPr>
            <w:rFonts w:hint="eastAsia" w:ascii="Times New Roman" w:hAnsi="Times New Roman" w:eastAsia="宋体" w:cs="宋体"/>
            <w:b w:val="0"/>
            <w:bCs w:val="0"/>
            <w:color w:val="auto"/>
            <w:kern w:val="0"/>
            <w:sz w:val="24"/>
            <w:szCs w:val="24"/>
            <w:shd w:val="clear" w:fill="FFFFFF"/>
            <w:lang w:val="en-US" w:eastAsia="zh-CN" w:bidi="ar"/>
          </w:rPr>
          <w:t>数字时代公众人物逝世后，平台算法推荐系统与用户行为互动对迷因文化扩散与人物形象塑造的影响机制，是传播学与计算社会科学的交叉议题。当前学术界研究热点可归为三条脉络：数字哀悼与逝后集体记忆、迷因传播与亚文化主流化、算法策展与信息曝光分配。</w:t>
        </w:r>
      </w:ins>
    </w:p>
    <w:p w14:paraId="3571A534">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57" w:beforeLines="50" w:beforeAutospacing="0" w:after="157" w:afterLines="50" w:afterAutospacing="0" w:line="400" w:lineRule="exact"/>
        <w:ind w:right="0"/>
        <w:textAlignment w:val="auto"/>
        <w:outlineLvl w:val="1"/>
        <w:rPr>
          <w:ins w:id="104" w:author="续昼" w:date="2026-09-15T17:58:48Z"/>
          <w:rFonts w:hint="eastAsia" w:ascii="Times New Roman" w:hAnsi="Times New Roman" w:eastAsia="方正楷体_GBK" w:cs="方正楷体_GBK"/>
          <w:b/>
          <w:bCs/>
          <w:color w:val="auto"/>
          <w:kern w:val="0"/>
          <w:sz w:val="24"/>
          <w:szCs w:val="24"/>
          <w:highlight w:val="none"/>
          <w:shd w:val="clear" w:fill="FFFFFF"/>
          <w:lang w:val="en-US" w:eastAsia="zh-CN" w:bidi="ar"/>
        </w:rPr>
      </w:pPr>
      <w:ins w:id="105" w:author="续昼" w:date="2026-09-15T17:58:48Z">
        <w:r>
          <w:rPr>
            <w:rFonts w:hint="eastAsia" w:ascii="Times New Roman" w:hAnsi="Times New Roman" w:eastAsia="方正楷体_GBK" w:cs="方正楷体_GBK"/>
            <w:b/>
            <w:bCs/>
            <w:color w:val="auto"/>
            <w:kern w:val="0"/>
            <w:sz w:val="24"/>
            <w:szCs w:val="24"/>
            <w:highlight w:val="none"/>
            <w:shd w:val="clear" w:fill="FFFFFF"/>
            <w:lang w:val="en-US" w:eastAsia="zh-CN" w:bidi="ar"/>
          </w:rPr>
          <w:t>（一）数字哀悼与逝后表征：从</w:t>
        </w:r>
      </w:ins>
      <w:ins w:id="106" w:author="续昼" w:date="2026-09-15T17:58:48Z">
        <w:r>
          <w:rPr>
            <w:rFonts w:hint="eastAsia" w:ascii="Times New Roman" w:hAnsi="Times New Roman" w:eastAsia="方正楷体_GBK" w:cs="方正楷体_GBK"/>
            <w:b/>
            <w:bCs/>
            <w:color w:val="auto"/>
            <w:kern w:val="0"/>
            <w:sz w:val="24"/>
            <w:szCs w:val="24"/>
            <w:shd w:val="clear" w:fill="FFFFFF"/>
            <w:lang w:val="en-US" w:eastAsia="zh-CN" w:bidi="ar"/>
          </w:rPr>
          <w:t>“被记住多少”到“被记住什么”</w:t>
        </w:r>
      </w:ins>
    </w:p>
    <w:p w14:paraId="673B8DA1">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00" w:lineRule="exact"/>
        <w:ind w:left="0" w:right="0" w:firstLine="480" w:firstLineChars="200"/>
        <w:textAlignment w:val="auto"/>
        <w:rPr>
          <w:ins w:id="107" w:author="续昼" w:date="2026-09-15T17:58:48Z"/>
          <w:rFonts w:hint="eastAsia" w:ascii="Times New Roman" w:hAnsi="Times New Roman" w:eastAsia="宋体" w:cs="宋体"/>
          <w:b w:val="0"/>
          <w:bCs w:val="0"/>
          <w:color w:val="auto"/>
          <w:kern w:val="0"/>
          <w:sz w:val="24"/>
          <w:szCs w:val="24"/>
          <w:highlight w:val="none"/>
          <w:shd w:val="clear" w:fill="FFFFFF"/>
          <w:lang w:val="en-US" w:eastAsia="zh-CN" w:bidi="ar"/>
        </w:rPr>
      </w:pPr>
      <w:ins w:id="108" w:author="续昼" w:date="2026-09-15T17:58:48Z">
        <w:r>
          <w:rPr>
            <w:rFonts w:hint="eastAsia" w:ascii="Times New Roman" w:hAnsi="Times New Roman" w:eastAsia="宋体" w:cs="宋体"/>
            <w:b w:val="0"/>
            <w:bCs w:val="0"/>
            <w:color w:val="auto"/>
            <w:kern w:val="0"/>
            <w:sz w:val="24"/>
            <w:szCs w:val="24"/>
            <w:highlight w:val="none"/>
            <w:shd w:val="clear" w:fill="FFFFFF"/>
            <w:lang w:val="en-US" w:eastAsia="zh-CN" w:bidi="ar"/>
          </w:rPr>
          <w:t>数字媒介拓展了哀悼的参与主体、表达形式与持续时间。周葆华、钟媛通过分析李文亮微博下134万余条评论，发现临时性的集体悼念可以转化为持续运作的“延展性情感空间”，兼具情感表达与集体记忆书写功能</w:t>
        </w:r>
      </w:ins>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endnoteReference w:id="0"/>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ins w:id="109" w:author="续昼" w:date="2026-09-15T17:58:48Z">
        <w:r>
          <w:rPr>
            <w:rFonts w:hint="eastAsia" w:ascii="Times New Roman" w:hAnsi="Times New Roman" w:eastAsia="宋体" w:cs="宋体"/>
            <w:b w:val="0"/>
            <w:bCs w:val="0"/>
            <w:color w:val="auto"/>
            <w:kern w:val="0"/>
            <w:sz w:val="24"/>
            <w:szCs w:val="24"/>
            <w:highlight w:val="none"/>
            <w:shd w:val="clear" w:fill="FFFFFF"/>
            <w:lang w:val="en-US" w:eastAsia="zh-CN" w:bidi="ar"/>
          </w:rPr>
          <w:t>。高嘉潞进一步指出，陌生人借助信息补偿、固定仪式和记忆书写等实践维持与逝者的联结，并在互动中重新协商逝者身份</w:t>
        </w:r>
      </w:ins>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endnoteReference w:id="1"/>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ins w:id="110" w:author="续昼" w:date="2026-09-15T17:58:48Z">
        <w:r>
          <w:rPr>
            <w:rFonts w:hint="eastAsia" w:ascii="Times New Roman" w:hAnsi="Times New Roman" w:eastAsia="宋体" w:cs="宋体"/>
            <w:b w:val="0"/>
            <w:bCs w:val="0"/>
            <w:color w:val="auto"/>
            <w:kern w:val="0"/>
            <w:sz w:val="24"/>
            <w:szCs w:val="24"/>
            <w:highlight w:val="none"/>
            <w:shd w:val="clear" w:fill="FFFFFF"/>
            <w:lang w:val="en-US" w:eastAsia="zh-CN" w:bidi="ar"/>
          </w:rPr>
          <w:t>。这些研究表明，数字哀悼同时包含情感表达、关系维系和形象建构。</w:t>
        </w:r>
      </w:ins>
    </w:p>
    <w:p w14:paraId="4ECC2070">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00" w:lineRule="exact"/>
        <w:ind w:left="0" w:right="0" w:firstLine="480" w:firstLineChars="200"/>
        <w:textAlignment w:val="auto"/>
        <w:rPr>
          <w:ins w:id="111" w:author="续昼" w:date="2026-09-15T17:58:48Z"/>
          <w:rFonts w:hint="eastAsia" w:ascii="Times New Roman" w:hAnsi="Times New Roman" w:eastAsia="宋体" w:cs="宋体"/>
          <w:b w:val="0"/>
          <w:bCs w:val="0"/>
          <w:color w:val="auto"/>
          <w:kern w:val="0"/>
          <w:sz w:val="24"/>
          <w:szCs w:val="24"/>
          <w:highlight w:val="none"/>
          <w:shd w:val="clear" w:fill="FFFFFF"/>
          <w:lang w:val="en-US" w:eastAsia="zh-CN" w:bidi="ar"/>
        </w:rPr>
      </w:pPr>
      <w:ins w:id="112" w:author="续昼" w:date="2026-09-15T17:58:48Z">
        <w:r>
          <w:rPr>
            <w:rFonts w:hint="eastAsia" w:ascii="Times New Roman" w:hAnsi="Times New Roman" w:eastAsia="宋体" w:cs="宋体"/>
            <w:b w:val="0"/>
            <w:bCs w:val="0"/>
            <w:color w:val="auto"/>
            <w:kern w:val="0"/>
            <w:sz w:val="24"/>
            <w:szCs w:val="24"/>
            <w:highlight w:val="none"/>
            <w:shd w:val="clear" w:fill="FFFFFF"/>
            <w:lang w:val="en-US" w:eastAsia="zh-CN" w:bidi="ar"/>
          </w:rPr>
          <w:t>算法介入后，哀悼共同体的形成不再完全依赖既有社会关系。Eriksson Krutrök提出“算法亲近性”概念，指出推荐排序可能将具有相似哀伤经验的陌生用户联系起来，并参与塑造平台中的哀悼表达规范</w:t>
        </w:r>
      </w:ins>
      <w:r>
        <w:rPr>
          <w:rStyle w:val="10"/>
          <w:rFonts w:hint="default" w:asciiTheme="minorHAnsi" w:hAnsiTheme="minorHAnsi" w:eastAsiaTheme="minorEastAsia" w:cstheme="minorBidi"/>
          <w:b w:val="0"/>
          <w:bCs w:val="0"/>
          <w:color w:val="auto"/>
          <w:kern w:val="2"/>
          <w:sz w:val="24"/>
          <w:szCs w:val="24"/>
          <w:highlight w:val="none"/>
          <w:shd w:val="clear" w:fill="FFFFFF"/>
          <w:lang w:val="en-US" w:eastAsia="zh-CN" w:bidi="ar"/>
        </w:rPr>
        <w:t>[</w:t>
      </w:r>
      <w:r>
        <w:rPr>
          <w:rStyle w:val="10"/>
          <w:rFonts w:hint="default" w:asciiTheme="minorHAnsi" w:hAnsiTheme="minorHAnsi" w:eastAsiaTheme="minorEastAsia" w:cstheme="minorBidi"/>
          <w:b w:val="0"/>
          <w:bCs w:val="0"/>
          <w:color w:val="auto"/>
          <w:kern w:val="2"/>
          <w:sz w:val="24"/>
          <w:szCs w:val="24"/>
          <w:highlight w:val="none"/>
          <w:shd w:val="clear" w:fill="FFFFFF"/>
          <w:lang w:val="en-US" w:eastAsia="zh-CN" w:bidi="ar"/>
        </w:rPr>
        <w:endnoteReference w:id="2"/>
      </w:r>
      <w:r>
        <w:rPr>
          <w:rStyle w:val="10"/>
          <w:rFonts w:hint="default" w:asciiTheme="minorHAnsi" w:hAnsiTheme="minorHAnsi" w:eastAsiaTheme="minorEastAsia" w:cstheme="minorBidi"/>
          <w:b w:val="0"/>
          <w:bCs w:val="0"/>
          <w:color w:val="auto"/>
          <w:kern w:val="2"/>
          <w:sz w:val="24"/>
          <w:szCs w:val="24"/>
          <w:highlight w:val="none"/>
          <w:shd w:val="clear" w:fill="FFFFFF"/>
          <w:lang w:val="en-US" w:eastAsia="zh-CN" w:bidi="ar"/>
        </w:rPr>
        <w:t>]</w:t>
      </w:r>
      <w:ins w:id="113" w:author="续昼" w:date="2026-09-15T17:58:48Z">
        <w:r>
          <w:rPr>
            <w:rFonts w:hint="eastAsia" w:ascii="Times New Roman" w:hAnsi="Times New Roman" w:eastAsia="宋体" w:cs="宋体"/>
            <w:b w:val="0"/>
            <w:bCs w:val="0"/>
            <w:color w:val="auto"/>
            <w:kern w:val="0"/>
            <w:sz w:val="24"/>
            <w:szCs w:val="24"/>
            <w:highlight w:val="none"/>
            <w:shd w:val="clear" w:fill="FFFFFF"/>
            <w:lang w:val="en-US" w:eastAsia="zh-CN" w:bidi="ar"/>
          </w:rPr>
          <w:t>。中国学者对21名短视频用户的访谈显示，算法会反复呈现特定逝者内容，重组名人死亡叙事；用户也会通过搜索、跳过、点赞和回避等行为“驯化”推荐结果，以调节自身哀伤体验</w:t>
        </w:r>
      </w:ins>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endnoteReference w:id="3"/>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ins w:id="114" w:author="续昼" w:date="2026-09-15T17:58:48Z">
        <w:r>
          <w:rPr>
            <w:rFonts w:hint="eastAsia" w:ascii="Times New Roman" w:hAnsi="Times New Roman" w:eastAsia="宋体" w:cs="宋体"/>
            <w:b w:val="0"/>
            <w:bCs w:val="0"/>
            <w:color w:val="auto"/>
            <w:kern w:val="0"/>
            <w:sz w:val="24"/>
            <w:szCs w:val="24"/>
            <w:highlight w:val="none"/>
            <w:shd w:val="clear" w:fill="FFFFFF"/>
            <w:lang w:val="en-US" w:eastAsia="zh-CN" w:bidi="ar"/>
          </w:rPr>
          <w:t>。Akhther和Tetteh发现，公众还会通过追忆、致敬和倡议等方式参与名人逝后的情感叙事</w:t>
        </w:r>
      </w:ins>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endnoteReference w:id="4"/>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ins w:id="115" w:author="续昼" w:date="2026-09-15T17:58:48Z">
        <w:r>
          <w:rPr>
            <w:rFonts w:hint="eastAsia" w:ascii="Times New Roman" w:hAnsi="Times New Roman" w:eastAsia="宋体" w:cs="宋体"/>
            <w:b w:val="0"/>
            <w:bCs w:val="0"/>
            <w:color w:val="auto"/>
            <w:kern w:val="0"/>
            <w:sz w:val="24"/>
            <w:szCs w:val="24"/>
            <w:highlight w:val="none"/>
            <w:shd w:val="clear" w:fill="FFFFFF"/>
            <w:lang w:val="en-US" w:eastAsia="zh-CN" w:bidi="ar"/>
          </w:rPr>
          <w:t>。Trillò等将名人逝世后的集体回应纳入社交媒体仪式类型，强调平台惯例对公共情感表达的组织作用</w:t>
        </w:r>
      </w:ins>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endnoteReference w:id="5"/>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ins w:id="116" w:author="续昼" w:date="2026-09-15T17:58:48Z">
        <w:r>
          <w:rPr>
            <w:rFonts w:hint="eastAsia" w:ascii="Times New Roman" w:hAnsi="Times New Roman" w:eastAsia="宋体" w:cs="宋体"/>
            <w:b w:val="0"/>
            <w:bCs w:val="0"/>
            <w:color w:val="auto"/>
            <w:kern w:val="0"/>
            <w:sz w:val="24"/>
            <w:szCs w:val="24"/>
            <w:highlight w:val="none"/>
            <w:shd w:val="clear" w:fill="FFFFFF"/>
            <w:lang w:val="en-US" w:eastAsia="zh-CN" w:bidi="ar"/>
          </w:rPr>
          <w:t>。基于大规模数字痕迹的计算传播研究，West等追踪了2362位公众人物去世前后一年的新闻与社交媒体提及，识别出注意力骤升、快速衰减及长期记忆沉淀等模式</w:t>
        </w:r>
      </w:ins>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endnoteReference w:id="6"/>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ins w:id="117" w:author="续昼" w:date="2026-09-15T17:58:48Z">
        <w:r>
          <w:rPr>
            <w:rFonts w:hint="eastAsia" w:ascii="Times New Roman" w:hAnsi="Times New Roman" w:eastAsia="宋体" w:cs="宋体"/>
            <w:b w:val="0"/>
            <w:bCs w:val="0"/>
            <w:color w:val="auto"/>
            <w:kern w:val="0"/>
            <w:sz w:val="24"/>
            <w:szCs w:val="24"/>
            <w:highlight w:val="none"/>
            <w:shd w:val="clear" w:fill="FFFFFF"/>
            <w:lang w:val="en-US" w:eastAsia="zh-CN" w:bidi="ar"/>
          </w:rPr>
          <w:t>。该研究刻画了“被记住多少”和“衰减多快”，但未进一步区分提及内容。因而，当总体关注度变化不大、逝者的主导形象却已被新的符号取代时，仅凭提及量难以识别表征的方向性变化。</w:t>
        </w:r>
      </w:ins>
    </w:p>
    <w:p w14:paraId="1676CCBC">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57" w:beforeLines="50" w:beforeAutospacing="0" w:after="157" w:afterLines="50" w:afterAutospacing="0" w:line="400" w:lineRule="exact"/>
        <w:ind w:right="0"/>
        <w:textAlignment w:val="auto"/>
        <w:outlineLvl w:val="1"/>
        <w:rPr>
          <w:ins w:id="118" w:author="续昼" w:date="2026-09-15T17:58:48Z"/>
          <w:rFonts w:hint="eastAsia" w:ascii="Times New Roman" w:hAnsi="Times New Roman" w:eastAsia="方正楷体_GBK" w:cs="方正楷体_GBK"/>
          <w:b/>
          <w:bCs/>
          <w:color w:val="auto"/>
          <w:kern w:val="0"/>
          <w:sz w:val="24"/>
          <w:szCs w:val="24"/>
          <w:highlight w:val="none"/>
          <w:shd w:val="clear" w:fill="FFFFFF"/>
          <w:lang w:val="en-US" w:eastAsia="zh-CN" w:bidi="ar"/>
        </w:rPr>
      </w:pPr>
      <w:ins w:id="119" w:author="续昼" w:date="2026-09-15T17:58:48Z">
        <w:r>
          <w:rPr>
            <w:rFonts w:hint="eastAsia" w:ascii="Times New Roman" w:hAnsi="Times New Roman" w:eastAsia="方正楷体_GBK" w:cs="方正楷体_GBK"/>
            <w:b/>
            <w:bCs/>
            <w:color w:val="auto"/>
            <w:kern w:val="0"/>
            <w:sz w:val="24"/>
            <w:szCs w:val="24"/>
            <w:highlight w:val="none"/>
            <w:shd w:val="clear" w:fill="FFFFFF"/>
            <w:lang w:val="en-US" w:eastAsia="zh-CN" w:bidi="ar"/>
          </w:rPr>
          <w:t>（二）迷因化参与亚文化主流化：</w:t>
        </w:r>
      </w:ins>
      <w:ins w:id="120" w:author="续昼" w:date="2026-09-15T17:58:48Z">
        <w:r>
          <w:rPr>
            <w:rFonts w:hint="eastAsia" w:ascii="Times New Roman" w:hAnsi="Times New Roman" w:eastAsia="方正楷体_GBK" w:cs="方正楷体_GBK"/>
            <w:b/>
            <w:bCs/>
            <w:color w:val="auto"/>
            <w:kern w:val="0"/>
            <w:sz w:val="24"/>
            <w:szCs w:val="24"/>
            <w:shd w:val="clear" w:fill="FFFFFF"/>
            <w:lang w:val="en-US" w:eastAsia="zh-CN" w:bidi="ar"/>
          </w:rPr>
          <w:t>从“梗如何传播”到“梗如何改写人物形象”</w:t>
        </w:r>
      </w:ins>
    </w:p>
    <w:p w14:paraId="28CB9A51">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00" w:lineRule="exact"/>
        <w:ind w:left="0" w:right="0" w:firstLine="480" w:firstLineChars="200"/>
        <w:textAlignment w:val="auto"/>
        <w:rPr>
          <w:ins w:id="121" w:author="续昼" w:date="2026-09-15T17:58:48Z"/>
          <w:rFonts w:hint="eastAsia" w:ascii="Times New Roman" w:hAnsi="Times New Roman" w:eastAsia="宋体" w:cs="宋体"/>
          <w:b w:val="0"/>
          <w:bCs w:val="0"/>
          <w:color w:val="auto"/>
          <w:kern w:val="0"/>
          <w:sz w:val="24"/>
          <w:szCs w:val="24"/>
          <w:shd w:val="clear" w:fill="FFFFFF"/>
          <w:lang w:val="en-US" w:eastAsia="zh-CN" w:bidi="ar"/>
        </w:rPr>
      </w:pPr>
      <w:ins w:id="122" w:author="续昼" w:date="2026-09-15T17:58:48Z">
        <w:r>
          <w:rPr>
            <w:rFonts w:hint="eastAsia" w:ascii="Times New Roman" w:hAnsi="Times New Roman" w:eastAsia="宋体" w:cs="宋体"/>
            <w:b w:val="0"/>
            <w:bCs w:val="0"/>
            <w:color w:val="auto"/>
            <w:kern w:val="0"/>
            <w:sz w:val="24"/>
            <w:szCs w:val="24"/>
            <w:shd w:val="clear" w:fill="FFFFFF"/>
            <w:lang w:val="en-US" w:eastAsia="zh-CN" w:bidi="ar"/>
          </w:rPr>
          <w:t>迷因概念由Dawkins提出，用以指称通过模仿在人际之间传播的文化单位，并借助进化类比说明其复制、变异与选择过程</w:t>
        </w:r>
      </w:ins>
      <w:r>
        <w:rPr>
          <w:rStyle w:val="10"/>
          <w:rFonts w:hint="eastAsia" w:ascii="Times New Roman" w:hAnsi="Times New Roman" w:eastAsia="宋体" w:cs="宋体"/>
          <w:b w:val="0"/>
          <w:bCs w:val="0"/>
          <w:color w:val="auto"/>
          <w:kern w:val="0"/>
          <w:sz w:val="24"/>
          <w:szCs w:val="24"/>
          <w:shd w:val="clear" w:fill="FFFFFF"/>
          <w:lang w:val="en-US" w:eastAsia="zh-CN" w:bidi="ar"/>
        </w:rPr>
        <w:t>[</w:t>
      </w:r>
      <w:r>
        <w:rPr>
          <w:rStyle w:val="10"/>
          <w:rFonts w:hint="eastAsia" w:ascii="Times New Roman" w:hAnsi="Times New Roman" w:eastAsia="宋体" w:cs="宋体"/>
          <w:b w:val="0"/>
          <w:bCs w:val="0"/>
          <w:color w:val="auto"/>
          <w:kern w:val="0"/>
          <w:sz w:val="24"/>
          <w:szCs w:val="24"/>
          <w:shd w:val="clear" w:fill="FFFFFF"/>
          <w:lang w:val="en-US" w:eastAsia="zh-CN" w:bidi="ar"/>
        </w:rPr>
        <w:endnoteReference w:id="7"/>
      </w:r>
      <w:r>
        <w:rPr>
          <w:rStyle w:val="10"/>
          <w:rFonts w:hint="eastAsia" w:ascii="Times New Roman" w:hAnsi="Times New Roman" w:eastAsia="宋体" w:cs="宋体"/>
          <w:b w:val="0"/>
          <w:bCs w:val="0"/>
          <w:color w:val="auto"/>
          <w:kern w:val="0"/>
          <w:sz w:val="24"/>
          <w:szCs w:val="24"/>
          <w:shd w:val="clear" w:fill="FFFFFF"/>
          <w:lang w:val="en-US" w:eastAsia="zh-CN" w:bidi="ar"/>
        </w:rPr>
        <w:t>]</w:t>
      </w:r>
      <w:ins w:id="123" w:author="续昼" w:date="2026-09-15T17:58:48Z">
        <w:r>
          <w:rPr>
            <w:rFonts w:hint="eastAsia" w:ascii="Times New Roman" w:hAnsi="Times New Roman" w:eastAsia="宋体" w:cs="宋体"/>
            <w:b w:val="0"/>
            <w:bCs w:val="0"/>
            <w:color w:val="auto"/>
            <w:kern w:val="0"/>
            <w:sz w:val="24"/>
            <w:szCs w:val="24"/>
            <w:shd w:val="clear" w:fill="FFFFFF"/>
            <w:lang w:val="en-US" w:eastAsia="zh-CN" w:bidi="ar"/>
          </w:rPr>
          <w:t>。Shifman进一步指出，数字迷因依赖用户的模仿、改编与再传播</w:t>
        </w:r>
      </w:ins>
      <w:r>
        <w:rPr>
          <w:rStyle w:val="10"/>
          <w:rFonts w:hint="eastAsia" w:ascii="Times New Roman" w:hAnsi="Times New Roman" w:eastAsia="宋体" w:cs="宋体"/>
          <w:b w:val="0"/>
          <w:bCs w:val="0"/>
          <w:color w:val="auto"/>
          <w:kern w:val="0"/>
          <w:sz w:val="24"/>
          <w:szCs w:val="24"/>
          <w:shd w:val="clear" w:fill="FFFFFF"/>
          <w:lang w:val="en-US" w:eastAsia="zh-CN" w:bidi="ar"/>
        </w:rPr>
        <w:t>[</w:t>
      </w:r>
      <w:r>
        <w:rPr>
          <w:rStyle w:val="10"/>
          <w:rFonts w:hint="eastAsia" w:ascii="Times New Roman" w:hAnsi="Times New Roman" w:eastAsia="宋体" w:cs="宋体"/>
          <w:b w:val="0"/>
          <w:bCs w:val="0"/>
          <w:color w:val="auto"/>
          <w:kern w:val="0"/>
          <w:sz w:val="24"/>
          <w:szCs w:val="24"/>
          <w:shd w:val="clear" w:fill="FFFFFF"/>
          <w:lang w:val="en-US" w:eastAsia="zh-CN" w:bidi="ar"/>
        </w:rPr>
        <w:endnoteReference w:id="8"/>
      </w:r>
      <w:r>
        <w:rPr>
          <w:rStyle w:val="10"/>
          <w:rFonts w:hint="eastAsia" w:ascii="Times New Roman" w:hAnsi="Times New Roman" w:eastAsia="宋体" w:cs="宋体"/>
          <w:b w:val="0"/>
          <w:bCs w:val="0"/>
          <w:color w:val="auto"/>
          <w:kern w:val="0"/>
          <w:sz w:val="24"/>
          <w:szCs w:val="24"/>
          <w:shd w:val="clear" w:fill="FFFFFF"/>
          <w:lang w:val="en-US" w:eastAsia="zh-CN" w:bidi="ar"/>
        </w:rPr>
        <w:t>]</w:t>
      </w:r>
      <w:ins w:id="124" w:author="续昼" w:date="2026-09-15T17:58:48Z">
        <w:r>
          <w:rPr>
            <w:rFonts w:hint="eastAsia" w:ascii="Times New Roman" w:hAnsi="Times New Roman" w:eastAsia="宋体" w:cs="宋体"/>
            <w:b w:val="0"/>
            <w:bCs w:val="0"/>
            <w:color w:val="auto"/>
            <w:kern w:val="0"/>
            <w:sz w:val="24"/>
            <w:szCs w:val="24"/>
            <w:shd w:val="clear" w:fill="FFFFFF"/>
            <w:lang w:val="en-US" w:eastAsia="zh-CN" w:bidi="ar"/>
          </w:rPr>
          <w:t>；Jenkins的参与式文化研究也表明，用户能够通过文本再生产介入意义建构</w:t>
        </w:r>
      </w:ins>
      <w:r>
        <w:rPr>
          <w:rStyle w:val="10"/>
          <w:rFonts w:hint="eastAsia" w:ascii="Times New Roman" w:hAnsi="Times New Roman" w:eastAsia="宋体" w:cs="宋体"/>
          <w:b w:val="0"/>
          <w:bCs w:val="0"/>
          <w:color w:val="auto"/>
          <w:kern w:val="0"/>
          <w:sz w:val="24"/>
          <w:szCs w:val="24"/>
          <w:shd w:val="clear" w:fill="FFFFFF"/>
          <w:lang w:val="en-US" w:eastAsia="zh-CN" w:bidi="ar"/>
        </w:rPr>
        <w:t>[</w:t>
      </w:r>
      <w:r>
        <w:rPr>
          <w:rStyle w:val="10"/>
          <w:rFonts w:hint="eastAsia" w:ascii="Times New Roman" w:hAnsi="Times New Roman" w:eastAsia="宋体" w:cs="宋体"/>
          <w:b w:val="0"/>
          <w:bCs w:val="0"/>
          <w:color w:val="auto"/>
          <w:kern w:val="0"/>
          <w:sz w:val="24"/>
          <w:szCs w:val="24"/>
          <w:shd w:val="clear" w:fill="FFFFFF"/>
          <w:lang w:val="en-US" w:eastAsia="zh-CN" w:bidi="ar"/>
        </w:rPr>
        <w:endnoteReference w:id="9"/>
      </w:r>
      <w:r>
        <w:rPr>
          <w:rStyle w:val="10"/>
          <w:rFonts w:hint="eastAsia" w:ascii="Times New Roman" w:hAnsi="Times New Roman" w:eastAsia="宋体" w:cs="宋体"/>
          <w:b w:val="0"/>
          <w:bCs w:val="0"/>
          <w:color w:val="auto"/>
          <w:kern w:val="0"/>
          <w:sz w:val="24"/>
          <w:szCs w:val="24"/>
          <w:shd w:val="clear" w:fill="FFFFFF"/>
          <w:lang w:val="en-US" w:eastAsia="zh-CN" w:bidi="ar"/>
        </w:rPr>
        <w:t>]</w:t>
      </w:r>
      <w:ins w:id="125" w:author="续昼" w:date="2026-09-15T17:58:48Z">
        <w:r>
          <w:rPr>
            <w:rFonts w:hint="eastAsia" w:ascii="Times New Roman" w:hAnsi="Times New Roman" w:eastAsia="宋体" w:cs="宋体"/>
            <w:b w:val="0"/>
            <w:bCs w:val="0"/>
            <w:color w:val="auto"/>
            <w:kern w:val="0"/>
            <w:sz w:val="24"/>
            <w:szCs w:val="24"/>
            <w:shd w:val="clear" w:fill="FFFFFF"/>
            <w:lang w:val="en-US" w:eastAsia="zh-CN" w:bidi="ar"/>
          </w:rPr>
          <w:t>。在亚文化出圈过程中，迷因的意义还会被重新解释。Nissenbaum和Shifman指出迷因既可作为区分群体成员的亚文化知识，也可成为社群内部开展规范协商和话语竞争的资</w:t>
        </w:r>
      </w:ins>
      <w:ins w:id="126" w:author="续昼" w:date="2026-09-15T17:58:48Z">
        <w:r>
          <w:rPr>
            <w:rFonts w:hint="eastAsia" w:ascii="Times New Roman" w:hAnsi="Times New Roman" w:eastAsia="宋体" w:cs="宋体"/>
            <w:b w:val="0"/>
            <w:bCs w:val="0"/>
            <w:color w:val="auto"/>
            <w:kern w:val="0"/>
            <w:sz w:val="24"/>
            <w:szCs w:val="24"/>
            <w:highlight w:val="none"/>
            <w:shd w:val="clear" w:fill="FFFFFF"/>
            <w:lang w:val="en-US" w:eastAsia="zh-CN" w:bidi="ar"/>
          </w:rPr>
          <w:t>源</w:t>
        </w:r>
      </w:ins>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endnoteReference w:id="10"/>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ins w:id="127" w:author="续昼" w:date="2026-09-15T17:58:48Z">
        <w:r>
          <w:rPr>
            <w:rFonts w:hint="eastAsia" w:ascii="Times New Roman" w:hAnsi="Times New Roman" w:eastAsia="宋体" w:cs="宋体"/>
            <w:b w:val="0"/>
            <w:bCs w:val="0"/>
            <w:color w:val="auto"/>
            <w:kern w:val="0"/>
            <w:sz w:val="24"/>
            <w:szCs w:val="24"/>
            <w:highlight w:val="none"/>
            <w:shd w:val="clear" w:fill="FFFFFF"/>
            <w:lang w:val="en-US" w:eastAsia="zh-CN" w:bidi="ar"/>
          </w:rPr>
          <w:t>。Sun</w:t>
        </w:r>
      </w:ins>
      <w:ins w:id="128" w:author="续昼" w:date="2026-09-15T17:58:48Z">
        <w:r>
          <w:rPr>
            <w:rFonts w:hint="eastAsia" w:ascii="Times New Roman" w:hAnsi="Times New Roman" w:eastAsia="宋体" w:cs="宋体"/>
            <w:b w:val="0"/>
            <w:bCs w:val="0"/>
            <w:color w:val="auto"/>
            <w:kern w:val="0"/>
            <w:sz w:val="24"/>
            <w:szCs w:val="24"/>
            <w:shd w:val="clear" w:fill="FFFFFF"/>
            <w:lang w:val="en-US" w:eastAsia="zh-CN" w:bidi="ar"/>
          </w:rPr>
          <w:t>等对“Pepe the frog”的追踪进一步显示，迷因进入主流新闻后，其呈现方式和政治含义会发生变化</w:t>
        </w:r>
      </w:ins>
      <w:r>
        <w:rPr>
          <w:rStyle w:val="10"/>
          <w:rFonts w:hint="eastAsia" w:ascii="Times New Roman" w:hAnsi="Times New Roman" w:eastAsia="宋体" w:cs="宋体"/>
          <w:b w:val="0"/>
          <w:bCs w:val="0"/>
          <w:color w:val="auto"/>
          <w:kern w:val="0"/>
          <w:sz w:val="24"/>
          <w:szCs w:val="24"/>
          <w:shd w:val="clear" w:fill="FFFFFF"/>
          <w:lang w:val="en-US" w:eastAsia="zh-CN" w:bidi="ar"/>
        </w:rPr>
        <w:t>[</w:t>
      </w:r>
      <w:r>
        <w:rPr>
          <w:rStyle w:val="10"/>
          <w:rFonts w:hint="eastAsia" w:ascii="Times New Roman" w:hAnsi="Times New Roman" w:eastAsia="宋体" w:cs="宋体"/>
          <w:b w:val="0"/>
          <w:bCs w:val="0"/>
          <w:color w:val="auto"/>
          <w:kern w:val="0"/>
          <w:sz w:val="24"/>
          <w:szCs w:val="24"/>
          <w:shd w:val="clear" w:fill="FFFFFF"/>
          <w:lang w:val="en-US" w:eastAsia="zh-CN" w:bidi="ar"/>
        </w:rPr>
        <w:endnoteReference w:id="11"/>
      </w:r>
      <w:r>
        <w:rPr>
          <w:rStyle w:val="10"/>
          <w:rFonts w:hint="eastAsia" w:ascii="Times New Roman" w:hAnsi="Times New Roman" w:eastAsia="宋体" w:cs="宋体"/>
          <w:b w:val="0"/>
          <w:bCs w:val="0"/>
          <w:color w:val="auto"/>
          <w:kern w:val="0"/>
          <w:sz w:val="24"/>
          <w:szCs w:val="24"/>
          <w:shd w:val="clear" w:fill="FFFFFF"/>
          <w:lang w:val="en-US" w:eastAsia="zh-CN" w:bidi="ar"/>
        </w:rPr>
        <w:t>]</w:t>
      </w:r>
      <w:ins w:id="129" w:author="续昼" w:date="2026-09-15T17:58:48Z">
        <w:r>
          <w:rPr>
            <w:rFonts w:hint="eastAsia" w:ascii="Times New Roman" w:hAnsi="Times New Roman" w:eastAsia="宋体" w:cs="宋体"/>
            <w:b w:val="0"/>
            <w:bCs w:val="0"/>
            <w:color w:val="auto"/>
            <w:kern w:val="0"/>
            <w:sz w:val="24"/>
            <w:szCs w:val="24"/>
            <w:shd w:val="clear" w:fill="FFFFFF"/>
            <w:lang w:val="en-US" w:eastAsia="zh-CN" w:bidi="ar"/>
          </w:rPr>
          <w:t>。因此，玩梗不仅扩大了特定符号的传播范围，也可能通过持续的再语境化重组人物形象。</w:t>
        </w:r>
      </w:ins>
    </w:p>
    <w:p w14:paraId="4BBECB0A">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00" w:lineRule="exact"/>
        <w:ind w:left="0" w:right="0" w:firstLine="480" w:firstLineChars="200"/>
        <w:textAlignment w:val="auto"/>
        <w:rPr>
          <w:ins w:id="130" w:author="续昼" w:date="2026-09-15T17:58:48Z"/>
          <w:rFonts w:hint="eastAsia" w:ascii="Times New Roman" w:hAnsi="Times New Roman" w:eastAsia="宋体" w:cs="宋体"/>
          <w:b w:val="0"/>
          <w:bCs w:val="0"/>
          <w:color w:val="auto"/>
          <w:kern w:val="0"/>
          <w:sz w:val="24"/>
          <w:szCs w:val="24"/>
          <w:shd w:val="clear" w:fill="FFFFFF"/>
          <w:lang w:val="en-US" w:eastAsia="zh-CN" w:bidi="ar"/>
        </w:rPr>
      </w:pPr>
      <w:ins w:id="131" w:author="续昼" w:date="2026-09-15T17:58:48Z">
        <w:r>
          <w:rPr>
            <w:rFonts w:hint="eastAsia" w:ascii="Times New Roman" w:hAnsi="Times New Roman" w:eastAsia="宋体" w:cs="宋体"/>
            <w:b w:val="0"/>
            <w:bCs w:val="0"/>
            <w:color w:val="auto"/>
            <w:kern w:val="0"/>
            <w:sz w:val="24"/>
            <w:szCs w:val="24"/>
            <w:shd w:val="clear" w:fill="FFFFFF"/>
            <w:lang w:val="en-US" w:eastAsia="zh-CN" w:bidi="ar"/>
          </w:rPr>
          <w:t>悲剧事件中的迷因化参与进一步体现了这种意义改写。Phillips发现，戏谑和挑衅性表达会进入网络纪念空间，并对既有哀悼规范形成冲击</w:t>
        </w:r>
      </w:ins>
      <w:r>
        <w:rPr>
          <w:rStyle w:val="10"/>
          <w:rFonts w:hint="eastAsia" w:ascii="Times New Roman" w:hAnsi="Times New Roman" w:eastAsia="宋体" w:cs="宋体"/>
          <w:b w:val="0"/>
          <w:bCs w:val="0"/>
          <w:color w:val="auto"/>
          <w:kern w:val="0"/>
          <w:sz w:val="24"/>
          <w:szCs w:val="24"/>
          <w:shd w:val="clear" w:fill="FFFFFF"/>
          <w:lang w:val="en-US" w:eastAsia="zh-CN" w:bidi="ar"/>
        </w:rPr>
        <w:t>[</w:t>
      </w:r>
      <w:r>
        <w:rPr>
          <w:rStyle w:val="10"/>
          <w:rFonts w:hint="eastAsia" w:ascii="Times New Roman" w:hAnsi="Times New Roman" w:eastAsia="宋体" w:cs="宋体"/>
          <w:b w:val="0"/>
          <w:bCs w:val="0"/>
          <w:color w:val="auto"/>
          <w:kern w:val="0"/>
          <w:sz w:val="24"/>
          <w:szCs w:val="24"/>
          <w:shd w:val="clear" w:fill="FFFFFF"/>
          <w:lang w:val="en-US" w:eastAsia="zh-CN" w:bidi="ar"/>
        </w:rPr>
        <w:endnoteReference w:id="12"/>
      </w:r>
      <w:r>
        <w:rPr>
          <w:rStyle w:val="10"/>
          <w:rFonts w:hint="eastAsia" w:ascii="Times New Roman" w:hAnsi="Times New Roman" w:eastAsia="宋体" w:cs="宋体"/>
          <w:b w:val="0"/>
          <w:bCs w:val="0"/>
          <w:color w:val="auto"/>
          <w:kern w:val="0"/>
          <w:sz w:val="24"/>
          <w:szCs w:val="24"/>
          <w:shd w:val="clear" w:fill="FFFFFF"/>
          <w:lang w:val="en-US" w:eastAsia="zh-CN" w:bidi="ar"/>
        </w:rPr>
        <w:t>]</w:t>
      </w:r>
      <w:ins w:id="132" w:author="续昼" w:date="2026-09-15T17:58:48Z">
        <w:r>
          <w:rPr>
            <w:rFonts w:hint="eastAsia" w:ascii="Times New Roman" w:hAnsi="Times New Roman" w:eastAsia="宋体" w:cs="宋体"/>
            <w:b w:val="0"/>
            <w:bCs w:val="0"/>
            <w:color w:val="auto"/>
            <w:kern w:val="0"/>
            <w:sz w:val="24"/>
            <w:szCs w:val="24"/>
            <w:shd w:val="clear" w:fill="FFFFFF"/>
            <w:lang w:val="en-US" w:eastAsia="zh-CN" w:bidi="ar"/>
          </w:rPr>
          <w:t>；Bou-Franch和Yus对英国女王伊丽莎白二世逝后迷因的研究也表明，公众人物去世后的网络表达可能同时包含哀悼、戏仿和评价</w:t>
        </w:r>
      </w:ins>
      <w:r>
        <w:rPr>
          <w:rStyle w:val="10"/>
          <w:rFonts w:hint="eastAsia" w:ascii="Times New Roman" w:hAnsi="Times New Roman" w:eastAsia="宋体" w:cs="宋体"/>
          <w:b w:val="0"/>
          <w:bCs w:val="0"/>
          <w:color w:val="auto"/>
          <w:kern w:val="0"/>
          <w:sz w:val="24"/>
          <w:szCs w:val="24"/>
          <w:shd w:val="clear" w:fill="FFFFFF"/>
          <w:lang w:val="en-US" w:eastAsia="zh-CN" w:bidi="ar"/>
        </w:rPr>
        <w:t>[</w:t>
      </w:r>
      <w:r>
        <w:rPr>
          <w:rStyle w:val="10"/>
          <w:rFonts w:hint="eastAsia" w:ascii="Times New Roman" w:hAnsi="Times New Roman" w:eastAsia="宋体" w:cs="宋体"/>
          <w:b w:val="0"/>
          <w:bCs w:val="0"/>
          <w:color w:val="auto"/>
          <w:kern w:val="0"/>
          <w:sz w:val="24"/>
          <w:szCs w:val="24"/>
          <w:shd w:val="clear" w:fill="FFFFFF"/>
          <w:lang w:val="en-US" w:eastAsia="zh-CN" w:bidi="ar"/>
        </w:rPr>
        <w:endnoteReference w:id="13"/>
      </w:r>
      <w:r>
        <w:rPr>
          <w:rStyle w:val="10"/>
          <w:rFonts w:hint="eastAsia" w:ascii="Times New Roman" w:hAnsi="Times New Roman" w:eastAsia="宋体" w:cs="宋体"/>
          <w:b w:val="0"/>
          <w:bCs w:val="0"/>
          <w:color w:val="auto"/>
          <w:kern w:val="0"/>
          <w:sz w:val="24"/>
          <w:szCs w:val="24"/>
          <w:shd w:val="clear" w:fill="FFFFFF"/>
          <w:lang w:val="en-US" w:eastAsia="zh-CN" w:bidi="ar"/>
        </w:rPr>
        <w:t>]</w:t>
      </w:r>
      <w:ins w:id="133" w:author="续昼" w:date="2026-09-15T17:58:48Z">
        <w:r>
          <w:rPr>
            <w:rFonts w:hint="eastAsia" w:ascii="Times New Roman" w:hAnsi="Times New Roman" w:eastAsia="宋体" w:cs="宋体"/>
            <w:b w:val="0"/>
            <w:bCs w:val="0"/>
            <w:color w:val="auto"/>
            <w:kern w:val="0"/>
            <w:sz w:val="24"/>
            <w:szCs w:val="24"/>
            <w:shd w:val="clear" w:fill="FFFFFF"/>
            <w:lang w:val="en-US" w:eastAsia="zh-CN" w:bidi="ar"/>
          </w:rPr>
          <w:t>。现有研究较好地解释了梗为何容易被复制、改编和跨圈层传播，但对玩梗表征如何逐渐取代其他叙事并成为人物主导公共表征，仍缺少时序和机制层面的分析。值得进一步探讨的是，逝后玩梗既源于用户对相关素材的持续改编与传播，也受到算法推荐的影响。现有研究尚未充分说明二者如何相互作用，以及这种互动如何影响逝者的</w:t>
        </w:r>
      </w:ins>
      <w:r>
        <w:rPr>
          <w:rFonts w:hint="eastAsia" w:ascii="Times New Roman" w:hAnsi="Times New Roman" w:eastAsia="宋体" w:cs="宋体"/>
          <w:b w:val="0"/>
          <w:bCs w:val="0"/>
          <w:color w:val="auto"/>
          <w:kern w:val="0"/>
          <w:sz w:val="24"/>
          <w:szCs w:val="24"/>
          <w:shd w:val="clear" w:fill="FFFFFF"/>
          <w:lang w:val="en-US" w:eastAsia="zh-CN" w:bidi="ar"/>
        </w:rPr>
        <w:t>社会</w:t>
      </w:r>
      <w:ins w:id="134" w:author="续昼" w:date="2026-09-15T17:58:48Z">
        <w:r>
          <w:rPr>
            <w:rFonts w:hint="eastAsia" w:ascii="Times New Roman" w:hAnsi="Times New Roman" w:eastAsia="宋体" w:cs="宋体"/>
            <w:b w:val="0"/>
            <w:bCs w:val="0"/>
            <w:color w:val="auto"/>
            <w:kern w:val="0"/>
            <w:sz w:val="24"/>
            <w:szCs w:val="24"/>
            <w:shd w:val="clear" w:fill="FFFFFF"/>
            <w:lang w:val="en-US" w:eastAsia="zh-CN" w:bidi="ar"/>
          </w:rPr>
          <w:t>形象。</w:t>
        </w:r>
      </w:ins>
    </w:p>
    <w:p w14:paraId="26BC9DB5">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57" w:beforeLines="50" w:beforeAutospacing="0" w:after="157" w:afterLines="50" w:afterAutospacing="0" w:line="400" w:lineRule="exact"/>
        <w:ind w:right="0"/>
        <w:textAlignment w:val="auto"/>
        <w:outlineLvl w:val="1"/>
        <w:rPr>
          <w:ins w:id="135" w:author="续昼" w:date="2026-09-15T17:58:48Z"/>
          <w:rFonts w:hint="eastAsia" w:ascii="Times New Roman" w:hAnsi="Times New Roman" w:eastAsia="方正楷体_GBK" w:cs="方正楷体_GBK"/>
          <w:b/>
          <w:bCs/>
          <w:color w:val="auto"/>
          <w:kern w:val="0"/>
          <w:sz w:val="24"/>
          <w:szCs w:val="24"/>
          <w:highlight w:val="none"/>
          <w:shd w:val="clear" w:fill="FFFFFF"/>
          <w:lang w:val="en-US" w:eastAsia="zh-CN" w:bidi="ar"/>
        </w:rPr>
      </w:pPr>
      <w:ins w:id="136" w:author="续昼" w:date="2026-09-15T17:58:48Z">
        <w:r>
          <w:rPr>
            <w:rFonts w:hint="eastAsia" w:ascii="Times New Roman" w:hAnsi="Times New Roman" w:eastAsia="方正楷体_GBK" w:cs="方正楷体_GBK"/>
            <w:b/>
            <w:bCs/>
            <w:color w:val="auto"/>
            <w:kern w:val="0"/>
            <w:sz w:val="24"/>
            <w:szCs w:val="24"/>
            <w:highlight w:val="none"/>
            <w:shd w:val="clear" w:fill="FFFFFF"/>
            <w:lang w:val="en-US" w:eastAsia="zh-CN" w:bidi="ar"/>
          </w:rPr>
          <w:t>（三）平台信息分发机制：从可见性配置到“用户—算法”互动反馈</w:t>
        </w:r>
      </w:ins>
    </w:p>
    <w:p w14:paraId="53D30FDA">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00" w:lineRule="exact"/>
        <w:ind w:left="0" w:right="0" w:firstLine="480" w:firstLineChars="200"/>
        <w:textAlignment w:val="auto"/>
        <w:rPr>
          <w:ins w:id="137" w:author="续昼" w:date="2026-09-15T17:58:48Z"/>
          <w:rFonts w:hint="eastAsia" w:ascii="Times New Roman" w:hAnsi="Times New Roman" w:eastAsia="宋体" w:cs="宋体"/>
          <w:b w:val="0"/>
          <w:bCs w:val="0"/>
          <w:color w:val="auto"/>
          <w:kern w:val="0"/>
          <w:sz w:val="24"/>
          <w:szCs w:val="24"/>
          <w:highlight w:val="none"/>
          <w:shd w:val="clear" w:fill="FFFFFF"/>
          <w:lang w:val="en-US" w:eastAsia="zh-CN" w:bidi="ar"/>
        </w:rPr>
      </w:pPr>
      <w:ins w:id="138" w:author="续昼" w:date="2026-09-15T17:58:48Z">
        <w:r>
          <w:rPr>
            <w:rFonts w:hint="eastAsia" w:ascii="Times New Roman" w:hAnsi="Times New Roman" w:eastAsia="宋体" w:cs="宋体"/>
            <w:b w:val="0"/>
            <w:bCs w:val="0"/>
            <w:color w:val="auto"/>
            <w:kern w:val="0"/>
            <w:sz w:val="24"/>
            <w:szCs w:val="24"/>
            <w:highlight w:val="none"/>
            <w:shd w:val="clear" w:fill="FFFFFF"/>
            <w:lang w:val="en-US" w:eastAsia="zh-CN" w:bidi="ar"/>
          </w:rPr>
          <w:t>平台信息分发机制通过筛选、排序与推荐配置内容的可见性，但这一过程并非由算法单向决定。Swart发现，青年用户会从日常使用经验中形成对算法的理解，但这种经验性认知并不必然转化为对算法决策的主动干预</w:t>
        </w:r>
      </w:ins>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endnoteReference w:id="14"/>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ins w:id="139" w:author="续昼" w:date="2026-09-15T17:58:48Z">
        <w:r>
          <w:rPr>
            <w:rFonts w:hint="eastAsia" w:ascii="Times New Roman" w:hAnsi="Times New Roman" w:eastAsia="宋体" w:cs="宋体"/>
            <w:b w:val="0"/>
            <w:bCs w:val="0"/>
            <w:color w:val="auto"/>
            <w:kern w:val="0"/>
            <w:sz w:val="24"/>
            <w:szCs w:val="24"/>
            <w:highlight w:val="none"/>
            <w:shd w:val="clear" w:fill="FFFFFF"/>
            <w:lang w:val="en-US" w:eastAsia="zh-CN" w:bidi="ar"/>
          </w:rPr>
          <w:t>。Kang和Lou对TikTok用户的访谈进一步表明，用户会通过观看、搜索、点赞或跳过等行为“训练”推荐系统，算法则根据这些反馈调整后续推送，二者形成持续互动</w:t>
        </w:r>
      </w:ins>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endnoteReference w:id="15"/>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ins w:id="140" w:author="续昼" w:date="2026-09-15T17:58:48Z">
        <w:r>
          <w:rPr>
            <w:rFonts w:hint="eastAsia" w:ascii="Times New Roman" w:hAnsi="Times New Roman" w:eastAsia="宋体" w:cs="宋体"/>
            <w:b w:val="0"/>
            <w:bCs w:val="0"/>
            <w:color w:val="auto"/>
            <w:kern w:val="0"/>
            <w:sz w:val="24"/>
            <w:szCs w:val="24"/>
            <w:highlight w:val="none"/>
            <w:shd w:val="clear" w:fill="FFFFFF"/>
            <w:lang w:val="en-US" w:eastAsia="zh-CN" w:bidi="ar"/>
          </w:rPr>
          <w:t>。与此同时，用户也是内容生产和意义建构的参与者。李红涛等从数字策展角度指出，用户和机构媒体通过连接、标签与内容再生产推动短视频的流传、驯化和经典化，进而影响公共记忆的叙事与情感基调</w:t>
        </w:r>
      </w:ins>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endnoteReference w:id="16"/>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ins w:id="141" w:author="续昼" w:date="2026-09-15T17:58:48Z">
        <w:r>
          <w:rPr>
            <w:rFonts w:hint="eastAsia" w:ascii="Times New Roman" w:hAnsi="Times New Roman" w:eastAsia="宋体" w:cs="宋体"/>
            <w:b w:val="0"/>
            <w:bCs w:val="0"/>
            <w:color w:val="auto"/>
            <w:kern w:val="0"/>
            <w:sz w:val="24"/>
            <w:szCs w:val="24"/>
            <w:highlight w:val="none"/>
            <w:shd w:val="clear" w:fill="FFFFFF"/>
            <w:lang w:val="en-US" w:eastAsia="zh-CN" w:bidi="ar"/>
          </w:rPr>
          <w:t>。因此，平台上哪些内容得到持续传播，既取决于算法如何分配可见性，也取决于用户生产了什么内容以及如何参与互动。</w:t>
        </w:r>
      </w:ins>
    </w:p>
    <w:p w14:paraId="0E5D3769">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00" w:lineRule="exact"/>
        <w:ind w:left="0" w:right="0" w:firstLine="480" w:firstLineChars="200"/>
        <w:textAlignment w:val="auto"/>
        <w:rPr>
          <w:ins w:id="142" w:author="续昼" w:date="2026-09-15T17:58:48Z"/>
          <w:rFonts w:hint="eastAsia" w:ascii="Times New Roman" w:hAnsi="Times New Roman" w:eastAsia="宋体" w:cs="宋体"/>
          <w:b w:val="0"/>
          <w:bCs w:val="0"/>
          <w:color w:val="0000FF"/>
          <w:kern w:val="0"/>
          <w:sz w:val="24"/>
          <w:szCs w:val="24"/>
          <w:highlight w:val="none"/>
          <w:shd w:val="clear" w:fill="FFFFFF"/>
          <w:lang w:val="en-US" w:eastAsia="zh-CN" w:bidi="ar"/>
        </w:rPr>
      </w:pPr>
      <w:ins w:id="143" w:author="续昼" w:date="2026-09-15T17:58:48Z">
        <w:r>
          <w:rPr>
            <w:rFonts w:hint="eastAsia" w:ascii="Times New Roman" w:hAnsi="Times New Roman" w:eastAsia="宋体" w:cs="宋体"/>
            <w:b w:val="0"/>
            <w:bCs w:val="0"/>
            <w:color w:val="auto"/>
            <w:kern w:val="0"/>
            <w:sz w:val="24"/>
            <w:szCs w:val="24"/>
            <w:highlight w:val="none"/>
            <w:shd w:val="clear" w:fill="FFFFFF"/>
            <w:lang w:val="en-US" w:eastAsia="zh-CN" w:bidi="ar"/>
          </w:rPr>
          <w:t>现有研究也说明，算法能够放大既有内容，却不能脱离用户行为独立决定传播结果。Metzler和Garcia指出，社交媒体中的可见行为产生于用户行为、算法排序与平台功能之间的反馈循环，算法往往强化既有的社会动力</w:t>
        </w:r>
      </w:ins>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endnoteReference w:id="17"/>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ins w:id="144" w:author="续昼" w:date="2026-09-15T17:58:48Z">
        <w:r>
          <w:rPr>
            <w:rFonts w:hint="eastAsia" w:ascii="Times New Roman" w:hAnsi="Times New Roman" w:eastAsia="宋体" w:cs="宋体"/>
            <w:b w:val="0"/>
            <w:bCs w:val="0"/>
            <w:color w:val="auto"/>
            <w:kern w:val="0"/>
            <w:sz w:val="24"/>
            <w:szCs w:val="24"/>
            <w:highlight w:val="none"/>
            <w:shd w:val="clear" w:fill="FFFFFF"/>
            <w:lang w:val="en-US" w:eastAsia="zh-CN" w:bidi="ar"/>
          </w:rPr>
          <w:t>。Huszár等基于大规模随机对照实验，以逆时间序信息流为基准估算个性化排序的放大效应，发现不同政治阵营及新闻来源的内容获得的算法放大程度存在明显差异</w:t>
        </w:r>
      </w:ins>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endnoteReference w:id="18"/>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ins w:id="145" w:author="续昼" w:date="2026-09-15T17:58:48Z">
        <w:r>
          <w:rPr>
            <w:rFonts w:hint="eastAsia" w:ascii="Times New Roman" w:hAnsi="Times New Roman" w:eastAsia="宋体" w:cs="宋体"/>
            <w:b w:val="0"/>
            <w:bCs w:val="0"/>
            <w:color w:val="auto"/>
            <w:kern w:val="0"/>
            <w:sz w:val="24"/>
            <w:szCs w:val="24"/>
            <w:highlight w:val="none"/>
            <w:shd w:val="clear" w:fill="FFFFFF"/>
            <w:lang w:val="en-US" w:eastAsia="zh-CN" w:bidi="ar"/>
          </w:rPr>
          <w:t>；Wan等则发现，用户会重新挪用标签，以主动调整内容可能触达的受众</w:t>
        </w:r>
      </w:ins>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endnoteReference w:id="19"/>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ins w:id="146" w:author="续昼" w:date="2026-09-15T17:58:48Z">
        <w:r>
          <w:rPr>
            <w:rFonts w:hint="eastAsia" w:ascii="Times New Roman" w:hAnsi="Times New Roman" w:eastAsia="宋体" w:cs="宋体"/>
            <w:b w:val="0"/>
            <w:bCs w:val="0"/>
            <w:color w:val="auto"/>
            <w:kern w:val="0"/>
            <w:sz w:val="24"/>
            <w:szCs w:val="24"/>
            <w:highlight w:val="none"/>
            <w:shd w:val="clear" w:fill="FFFFFF"/>
            <w:lang w:val="en-US" w:eastAsia="zh-CN" w:bidi="ar"/>
          </w:rPr>
          <w:t>。Hosseinmardi等利用反事实机器人进一步证明，推荐效果会随用户的观看行为和历史偏好而变化，具有明显的情境边界</w:t>
        </w:r>
      </w:ins>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endnoteReference w:id="20"/>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ins w:id="147" w:author="续昼" w:date="2026-09-15T17:58:48Z">
        <w:r>
          <w:rPr>
            <w:rFonts w:hint="eastAsia" w:ascii="Times New Roman" w:hAnsi="Times New Roman" w:eastAsia="宋体" w:cs="宋体"/>
            <w:b w:val="0"/>
            <w:bCs w:val="0"/>
            <w:color w:val="auto"/>
            <w:kern w:val="0"/>
            <w:sz w:val="24"/>
            <w:szCs w:val="24"/>
            <w:highlight w:val="none"/>
            <w:shd w:val="clear" w:fill="FFFFFF"/>
            <w:lang w:val="en-US" w:eastAsia="zh-CN" w:bidi="ar"/>
          </w:rPr>
          <w:t>。这一视角也与本文的模拟结果相呼应：玩梗内容首先来自用户的创作和参与，算法未必决定其是否出现，却会通过可见性分配和互动反馈，影响其起爆时间、传播强度与演化轨迹。</w:t>
        </w:r>
      </w:ins>
    </w:p>
    <w:p w14:paraId="6A273C55">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57" w:beforeLines="50" w:beforeAutospacing="0" w:after="157" w:afterLines="50" w:afterAutospacing="0" w:line="400" w:lineRule="exact"/>
        <w:ind w:right="0"/>
        <w:textAlignment w:val="auto"/>
        <w:outlineLvl w:val="1"/>
        <w:rPr>
          <w:ins w:id="148" w:author="续昼" w:date="2026-09-15T17:58:48Z"/>
          <w:rFonts w:hint="eastAsia" w:ascii="Times New Roman" w:hAnsi="Times New Roman" w:eastAsia="宋体" w:cs="宋体"/>
          <w:b w:val="0"/>
          <w:bCs w:val="0"/>
          <w:color w:val="auto"/>
          <w:kern w:val="0"/>
          <w:sz w:val="24"/>
          <w:szCs w:val="24"/>
          <w:highlight w:val="none"/>
          <w:shd w:val="clear" w:fill="FFFFFF"/>
          <w:lang w:val="en-US" w:eastAsia="zh-CN" w:bidi="ar"/>
        </w:rPr>
      </w:pPr>
      <w:ins w:id="149" w:author="续昼" w:date="2026-09-15T17:58:48Z">
        <w:r>
          <w:rPr>
            <w:rFonts w:hint="eastAsia" w:ascii="Times New Roman" w:hAnsi="Times New Roman" w:eastAsia="方正楷体_GBK" w:cs="方正楷体_GBK"/>
            <w:b/>
            <w:bCs/>
            <w:color w:val="auto"/>
            <w:kern w:val="0"/>
            <w:sz w:val="24"/>
            <w:szCs w:val="24"/>
            <w:highlight w:val="none"/>
            <w:shd w:val="clear" w:fill="FFFFFF"/>
            <w:lang w:val="en-US" w:eastAsia="zh-CN" w:bidi="ar"/>
          </w:rPr>
          <w:t>（四）当前学术界研究空白与本研究创新点</w:t>
        </w:r>
      </w:ins>
    </w:p>
    <w:p w14:paraId="740DB9CB">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00" w:lineRule="exact"/>
        <w:ind w:left="0" w:right="0" w:firstLine="480" w:firstLineChars="200"/>
        <w:textAlignment w:val="auto"/>
        <w:rPr>
          <w:ins w:id="150" w:author="续昼" w:date="2026-09-15T17:58:48Z"/>
          <w:rFonts w:ascii="Times New Roman" w:hAnsi="Times New Roman"/>
          <w:color w:val="auto"/>
        </w:rPr>
      </w:pPr>
      <w:ins w:id="151" w:author="续昼" w:date="2026-09-15T17:58:48Z">
        <w:r>
          <w:rPr>
            <w:rFonts w:hint="eastAsia" w:ascii="Times New Roman" w:hAnsi="Times New Roman" w:eastAsia="宋体" w:cs="宋体"/>
            <w:b w:val="0"/>
            <w:bCs w:val="0"/>
            <w:color w:val="auto"/>
            <w:kern w:val="0"/>
            <w:sz w:val="24"/>
            <w:szCs w:val="24"/>
            <w:highlight w:val="none"/>
            <w:shd w:val="clear" w:fill="FFFFFF"/>
            <w:lang w:val="en-US" w:eastAsia="zh-CN" w:bidi="ar"/>
          </w:rPr>
          <w:t>现有研究为理解公众人物逝后社会表征提供了三大脉络，分别是数字哀悼研究揭示了情感共同体与持续性联结，迷因研究解释了内容复制、变异和群体化传播，算法研究说明了可见性配置及人机反馈机制。然而，迷因研究较少进入公众人物死亡这一兼具仪式规范与戏谑冲动的场景，难以解释玩梗的延迟增长，同时算法研究集中于政治信息和一般文化消费，对逝后表征的讨论有限，也难以仅凭结果态数据区分用户内生动力与推荐效应。</w:t>
        </w:r>
      </w:ins>
    </w:p>
    <w:p w14:paraId="7AE2466F">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00" w:lineRule="exact"/>
        <w:ind w:left="0" w:right="0" w:firstLine="480" w:firstLineChars="200"/>
        <w:textAlignment w:val="auto"/>
        <w:rPr>
          <w:ins w:id="152" w:author="续昼" w:date="2026-09-15T17:58:48Z"/>
          <w:rFonts w:hint="default" w:ascii="Times New Roman" w:hAnsi="Times New Roman" w:eastAsia="宋体" w:cs="宋体"/>
          <w:b w:val="0"/>
          <w:bCs w:val="0"/>
          <w:color w:val="auto"/>
          <w:kern w:val="0"/>
          <w:sz w:val="24"/>
          <w:szCs w:val="24"/>
          <w:highlight w:val="none"/>
          <w:shd w:val="clear" w:fill="FFFFFF"/>
          <w:lang w:val="en-US" w:eastAsia="zh-CN" w:bidi="ar"/>
        </w:rPr>
      </w:pPr>
      <w:ins w:id="153" w:author="续昼" w:date="2026-09-15T17:58:48Z">
        <w:r>
          <w:rPr>
            <w:rFonts w:hint="eastAsia" w:ascii="Times New Roman" w:hAnsi="Times New Roman" w:eastAsia="宋体"/>
            <w:lang w:val="en-US" w:eastAsia="zh-CN"/>
          </w:rPr>
          <w:t>基于以上研究空白，</w:t>
        </w:r>
      </w:ins>
      <w:ins w:id="154" w:author="续昼" w:date="2026-09-15T17:58:48Z">
        <w:r>
          <w:rPr>
            <w:rFonts w:hint="eastAsia" w:ascii="Times New Roman" w:hAnsi="Times New Roman" w:eastAsia="宋体" w:cs="宋体"/>
            <w:b w:val="0"/>
            <w:bCs w:val="0"/>
            <w:color w:val="auto"/>
            <w:kern w:val="0"/>
            <w:sz w:val="24"/>
            <w:szCs w:val="24"/>
            <w:highlight w:val="none"/>
            <w:shd w:val="clear" w:fill="FFFFFF"/>
            <w:lang w:val="en-US" w:eastAsia="zh-CN" w:bidi="ar"/>
          </w:rPr>
          <w:t>本研究将公众人物逝后的社会表征转移作为核心对象，通过真实数据标注追踪专业讨论、悼念表达和玩梗内容的时序变化，考察逝者“被如何表达”及其主导符号如何发生异化。研究引入LLM多智能体仿真模型，构建差异化算法推荐环境，通过反事实实验排除变量干扰，精准校验算法机制对恶意玩梗起爆时点、传播强度与演化轨迹的塑造作用，分析用户发帖行为与算法推荐的双向互动逻辑。区别于传统实证研究仅能描述舆论表象的局限，本研究将仿真模型作为机制探索与因果识别的核心工具，结合真实数据完成模型校准与合理性检验，在验证核心作用机制的基础上，进一步探讨算法推荐治理对遏制逝者恶意玩梗舆情的实践价值与适用边界，弥补现有研究的理论与方法短板。</w:t>
        </w:r>
      </w:ins>
    </w:p>
    <w:p w14:paraId="665E85EC">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00" w:lineRule="exact"/>
        <w:ind w:right="0" w:firstLine="480" w:firstLineChars="200"/>
        <w:textAlignment w:val="auto"/>
        <w:rPr>
          <w:del w:id="155" w:author="续昼" w:date="2026-09-15T17:58:55Z"/>
          <w:rFonts w:hint="eastAsia" w:ascii="宋体" w:hAnsi="宋体" w:eastAsia="宋体" w:cs="宋体"/>
          <w:b w:val="0"/>
          <w:bCs w:val="0"/>
          <w:color w:val="auto"/>
          <w:kern w:val="0"/>
          <w:sz w:val="24"/>
          <w:szCs w:val="24"/>
          <w:highlight w:val="none"/>
          <w:shd w:val="clear" w:fill="FFFFFF"/>
          <w:lang w:val="en-US" w:eastAsia="zh-CN" w:bidi="ar"/>
        </w:rPr>
      </w:pPr>
      <w:del w:id="156" w:author="续昼" w:date="2026-09-15T17:58:55Z">
        <w:r>
          <w:rPr>
            <w:rFonts w:hint="eastAsia" w:ascii="宋体" w:hAnsi="宋体" w:eastAsia="宋体" w:cs="宋体"/>
            <w:b w:val="0"/>
            <w:bCs w:val="0"/>
            <w:color w:val="auto"/>
            <w:kern w:val="0"/>
            <w:sz w:val="24"/>
            <w:szCs w:val="24"/>
            <w:shd w:val="clear" w:fill="FFFFFF"/>
            <w:lang w:val="en-US" w:eastAsia="zh-CN" w:bidi="ar"/>
          </w:rPr>
          <w:delText>数字时代公众人物逝世后，平台算法推荐系统与用户行为互动对迷因文化扩散与人物形象塑造的影响机制，是传播学与计算社会科学的交叉议题。当前学术界研究热点可归为三条脉络：数字哀悼与逝后集体记忆、迷因传播与亚文化主流化、算法策展与信息曝光分配。</w:delText>
        </w:r>
      </w:del>
    </w:p>
    <w:p w14:paraId="55D30CA4">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57" w:beforeLines="50" w:beforeAutospacing="0" w:after="157" w:afterLines="50" w:afterAutospacing="0" w:line="400" w:lineRule="exact"/>
        <w:ind w:right="0"/>
        <w:textAlignment w:val="auto"/>
        <w:rPr>
          <w:del w:id="157" w:author="续昼" w:date="2026-09-15T17:58:55Z"/>
          <w:rFonts w:hint="eastAsia" w:ascii="方正楷体_GBK" w:hAnsi="方正楷体_GBK" w:eastAsia="方正楷体_GBK" w:cs="方正楷体_GBK"/>
          <w:b/>
          <w:bCs/>
          <w:color w:val="auto"/>
          <w:kern w:val="0"/>
          <w:sz w:val="24"/>
          <w:szCs w:val="24"/>
          <w:highlight w:val="none"/>
          <w:shd w:val="clear" w:fill="FFFFFF"/>
          <w:lang w:val="en-US" w:eastAsia="zh-CN" w:bidi="ar"/>
        </w:rPr>
      </w:pPr>
      <w:del w:id="158" w:author="续昼" w:date="2026-09-15T17:58:55Z">
        <w:r>
          <w:rPr>
            <w:rFonts w:hint="eastAsia" w:ascii="方正楷体_GBK" w:hAnsi="方正楷体_GBK" w:eastAsia="方正楷体_GBK" w:cs="方正楷体_GBK"/>
            <w:b/>
            <w:bCs/>
            <w:color w:val="auto"/>
            <w:kern w:val="0"/>
            <w:sz w:val="24"/>
            <w:szCs w:val="24"/>
            <w:highlight w:val="none"/>
            <w:shd w:val="clear" w:fill="FFFFFF"/>
            <w:lang w:val="en-US" w:eastAsia="zh-CN" w:bidi="ar"/>
          </w:rPr>
          <w:delText>（一）数字哀悼与逝后表征：从</w:delText>
        </w:r>
      </w:del>
      <w:del w:id="159" w:author="续昼" w:date="2026-09-15T17:58:55Z">
        <w:r>
          <w:rPr>
            <w:rFonts w:hint="eastAsia" w:ascii="方正楷体_GBK" w:hAnsi="方正楷体_GBK" w:eastAsia="方正楷体_GBK" w:cs="方正楷体_GBK"/>
            <w:b/>
            <w:bCs/>
            <w:color w:val="auto"/>
            <w:kern w:val="0"/>
            <w:sz w:val="24"/>
            <w:szCs w:val="24"/>
            <w:shd w:val="clear" w:fill="FFFFFF"/>
            <w:lang w:val="en-US" w:eastAsia="zh-CN" w:bidi="ar"/>
          </w:rPr>
          <w:delText>“被记住多少”到“被记住什么”</w:delText>
        </w:r>
      </w:del>
    </w:p>
    <w:p w14:paraId="503E96D1">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00" w:lineRule="exact"/>
        <w:ind w:left="0" w:right="0" w:firstLine="480" w:firstLineChars="200"/>
        <w:textAlignment w:val="auto"/>
        <w:rPr>
          <w:del w:id="160" w:author="续昼" w:date="2026-09-15T17:58:55Z"/>
          <w:rFonts w:hint="eastAsia" w:ascii="宋体" w:hAnsi="宋体" w:eastAsia="宋体" w:cs="宋体"/>
          <w:b w:val="0"/>
          <w:bCs w:val="0"/>
          <w:color w:val="auto"/>
          <w:kern w:val="0"/>
          <w:sz w:val="24"/>
          <w:szCs w:val="24"/>
          <w:highlight w:val="none"/>
          <w:shd w:val="clear" w:fill="FFFFFF"/>
          <w:lang w:val="en-US" w:eastAsia="zh-CN" w:bidi="ar"/>
        </w:rPr>
      </w:pPr>
      <w:del w:id="161" w:author="续昼" w:date="2026-09-15T17:58:55Z">
        <w:r>
          <w:rPr>
            <w:rFonts w:hint="eastAsia" w:ascii="宋体" w:hAnsi="宋体" w:eastAsia="宋体" w:cs="宋体"/>
            <w:b w:val="0"/>
            <w:bCs w:val="0"/>
            <w:color w:val="auto"/>
            <w:kern w:val="0"/>
            <w:sz w:val="24"/>
            <w:szCs w:val="24"/>
            <w:highlight w:val="none"/>
            <w:shd w:val="clear" w:fill="FFFFFF"/>
            <w:lang w:val="en-US" w:eastAsia="zh-CN" w:bidi="ar"/>
          </w:rPr>
          <w:delText>数字媒介拓展了哀悼的参与主体、表达形式与持续时间。周葆华、钟媛通过分析李文亮微博下134万余条评论，发现临时性的集体悼念可以转化为持续运作的“延展性情感空间”，兼具情感表达与集体记忆书写功能</w:delText>
        </w:r>
      </w:del>
      <w:del w:id="162" w:author="续昼" w:date="2026-09-15T17:58:55Z">
        <w:r>
          <w:rPr>
            <w:rFonts w:hint="eastAsia" w:ascii="宋体" w:hAnsi="宋体" w:eastAsia="宋体" w:cs="宋体"/>
            <w:b w:val="0"/>
            <w:bCs w:val="0"/>
            <w:color w:val="auto"/>
            <w:kern w:val="0"/>
            <w:sz w:val="24"/>
            <w:szCs w:val="24"/>
            <w:highlight w:val="none"/>
            <w:shd w:val="clear" w:fill="FFFFFF"/>
            <w:vertAlign w:val="superscript"/>
            <w:lang w:val="en-US" w:eastAsia="zh-CN" w:bidi="ar"/>
          </w:rPr>
          <w:delText>[2]</w:delText>
        </w:r>
      </w:del>
      <w:del w:id="163" w:author="续昼" w:date="2026-09-15T17:58:55Z">
        <w:r>
          <w:rPr>
            <w:rFonts w:hint="eastAsia" w:ascii="宋体" w:hAnsi="宋体" w:eastAsia="宋体" w:cs="宋体"/>
            <w:b w:val="0"/>
            <w:bCs w:val="0"/>
            <w:color w:val="auto"/>
            <w:kern w:val="0"/>
            <w:sz w:val="24"/>
            <w:szCs w:val="24"/>
            <w:highlight w:val="none"/>
            <w:shd w:val="clear" w:fill="FFFFFF"/>
            <w:lang w:val="en-US" w:eastAsia="zh-CN" w:bidi="ar"/>
          </w:rPr>
          <w:delText>。高嘉潞进一步指出，陌生人借助信息补偿、固定仪式和记忆书写等实践维持与逝者的联结，并在互动中重新协商逝者身份</w:delText>
        </w:r>
      </w:del>
      <w:del w:id="164" w:author="续昼" w:date="2026-09-15T17:58:55Z">
        <w:r>
          <w:rPr>
            <w:rFonts w:hint="eastAsia" w:ascii="宋体" w:hAnsi="宋体" w:eastAsia="宋体" w:cs="宋体"/>
            <w:b w:val="0"/>
            <w:bCs w:val="0"/>
            <w:color w:val="auto"/>
            <w:kern w:val="0"/>
            <w:sz w:val="24"/>
            <w:szCs w:val="24"/>
            <w:highlight w:val="none"/>
            <w:shd w:val="clear" w:fill="FFFFFF"/>
            <w:vertAlign w:val="superscript"/>
            <w:lang w:val="en-US" w:eastAsia="zh-CN" w:bidi="ar"/>
          </w:rPr>
          <w:delText>[3]</w:delText>
        </w:r>
      </w:del>
      <w:del w:id="165" w:author="续昼" w:date="2026-09-15T17:58:55Z">
        <w:r>
          <w:rPr>
            <w:rFonts w:hint="eastAsia" w:ascii="宋体" w:hAnsi="宋体" w:eastAsia="宋体" w:cs="宋体"/>
            <w:b w:val="0"/>
            <w:bCs w:val="0"/>
            <w:color w:val="auto"/>
            <w:kern w:val="0"/>
            <w:sz w:val="24"/>
            <w:szCs w:val="24"/>
            <w:highlight w:val="none"/>
            <w:shd w:val="clear" w:fill="FFFFFF"/>
            <w:lang w:val="en-US" w:eastAsia="zh-CN" w:bidi="ar"/>
          </w:rPr>
          <w:delText>。这些研究表明，数字哀悼同时包含情感表达、关系维系和形象建构。</w:delText>
        </w:r>
      </w:del>
    </w:p>
    <w:p w14:paraId="1F0289FE">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00" w:lineRule="exact"/>
        <w:ind w:left="0" w:right="0" w:firstLine="480" w:firstLineChars="200"/>
        <w:textAlignment w:val="auto"/>
        <w:rPr>
          <w:del w:id="166" w:author="续昼" w:date="2026-09-15T17:58:55Z"/>
          <w:rFonts w:hint="eastAsia" w:ascii="宋体" w:hAnsi="宋体" w:eastAsia="宋体" w:cs="宋体"/>
          <w:b w:val="0"/>
          <w:bCs w:val="0"/>
          <w:color w:val="auto"/>
          <w:kern w:val="0"/>
          <w:sz w:val="24"/>
          <w:szCs w:val="24"/>
          <w:highlight w:val="none"/>
          <w:shd w:val="clear" w:fill="FFFFFF"/>
          <w:lang w:val="en-US" w:eastAsia="zh-CN" w:bidi="ar"/>
        </w:rPr>
      </w:pPr>
      <w:del w:id="167" w:author="续昼" w:date="2026-09-15T17:58:55Z">
        <w:r>
          <w:rPr>
            <w:rFonts w:hint="eastAsia" w:ascii="宋体" w:hAnsi="宋体" w:eastAsia="宋体" w:cs="宋体"/>
            <w:b w:val="0"/>
            <w:bCs w:val="0"/>
            <w:color w:val="auto"/>
            <w:kern w:val="0"/>
            <w:sz w:val="24"/>
            <w:szCs w:val="24"/>
            <w:highlight w:val="none"/>
            <w:shd w:val="clear" w:fill="FFFFFF"/>
            <w:lang w:val="en-US" w:eastAsia="zh-CN" w:bidi="ar"/>
          </w:rPr>
          <w:delText>算法介入后，哀悼共同体的形成不再完全依赖既有社会关系。Eriksson Krutrök提出“算法亲近性”，说明推荐排序能够将具有相似哀伤经验的陌生用户连接起来，并影响哀悼表达规范</w:delText>
        </w:r>
      </w:del>
      <w:del w:id="168" w:author="续昼" w:date="2026-09-15T17:58:55Z">
        <w:r>
          <w:rPr>
            <w:rFonts w:hint="eastAsia" w:ascii="宋体" w:hAnsi="宋体" w:eastAsia="宋体" w:cs="宋体"/>
            <w:b w:val="0"/>
            <w:bCs w:val="0"/>
            <w:color w:val="auto"/>
            <w:kern w:val="0"/>
            <w:sz w:val="24"/>
            <w:szCs w:val="24"/>
            <w:highlight w:val="none"/>
            <w:shd w:val="clear" w:fill="FFFFFF"/>
            <w:vertAlign w:val="superscript"/>
            <w:lang w:val="en-US" w:eastAsia="zh-CN" w:bidi="ar"/>
          </w:rPr>
          <w:delText>[4]</w:delText>
        </w:r>
      </w:del>
      <w:del w:id="169" w:author="续昼" w:date="2026-09-15T17:58:55Z">
        <w:r>
          <w:rPr>
            <w:rFonts w:hint="eastAsia" w:ascii="宋体" w:hAnsi="宋体" w:eastAsia="宋体" w:cs="宋体"/>
            <w:b w:val="0"/>
            <w:bCs w:val="0"/>
            <w:color w:val="auto"/>
            <w:kern w:val="0"/>
            <w:sz w:val="24"/>
            <w:szCs w:val="24"/>
            <w:highlight w:val="none"/>
            <w:shd w:val="clear" w:fill="FFFFFF"/>
            <w:lang w:val="en-US" w:eastAsia="zh-CN" w:bidi="ar"/>
          </w:rPr>
          <w:delText>。Lin和Lu对21名短视频用户的访谈显示，算法会反复呈现特定逝者内容，重组名人死亡叙事；用户也会通过搜索、跳过、点赞和回避等行为“驯化”推荐结果，以调节自身哀伤体验</w:delText>
        </w:r>
      </w:del>
      <w:del w:id="170" w:author="续昼" w:date="2026-09-15T17:58:55Z">
        <w:r>
          <w:rPr>
            <w:rFonts w:hint="eastAsia" w:ascii="宋体" w:hAnsi="宋体" w:eastAsia="宋体" w:cs="宋体"/>
            <w:b w:val="0"/>
            <w:bCs w:val="0"/>
            <w:color w:val="auto"/>
            <w:kern w:val="0"/>
            <w:sz w:val="24"/>
            <w:szCs w:val="24"/>
            <w:highlight w:val="none"/>
            <w:shd w:val="clear" w:fill="FFFFFF"/>
            <w:vertAlign w:val="superscript"/>
            <w:lang w:val="en-US" w:eastAsia="zh-CN" w:bidi="ar"/>
          </w:rPr>
          <w:delText>[5]</w:delText>
        </w:r>
      </w:del>
      <w:del w:id="171" w:author="续昼" w:date="2026-09-15T17:58:55Z">
        <w:r>
          <w:rPr>
            <w:rFonts w:hint="eastAsia" w:ascii="宋体" w:hAnsi="宋体" w:eastAsia="宋体" w:cs="宋体"/>
            <w:b w:val="0"/>
            <w:bCs w:val="0"/>
            <w:color w:val="auto"/>
            <w:kern w:val="0"/>
            <w:sz w:val="24"/>
            <w:szCs w:val="24"/>
            <w:highlight w:val="none"/>
            <w:shd w:val="clear" w:fill="FFFFFF"/>
            <w:lang w:val="en-US" w:eastAsia="zh-CN" w:bidi="ar"/>
          </w:rPr>
          <w:delText>。Akhther和Tetteh发现，公众还会通过追忆、致敬和倡议等方式参与名人逝后的情感叙事</w:delText>
        </w:r>
      </w:del>
      <w:del w:id="172" w:author="续昼" w:date="2026-09-15T17:58:55Z">
        <w:r>
          <w:rPr>
            <w:rFonts w:hint="eastAsia" w:ascii="宋体" w:hAnsi="宋体" w:eastAsia="宋体" w:cs="宋体"/>
            <w:b w:val="0"/>
            <w:bCs w:val="0"/>
            <w:color w:val="auto"/>
            <w:kern w:val="0"/>
            <w:sz w:val="24"/>
            <w:szCs w:val="24"/>
            <w:highlight w:val="none"/>
            <w:shd w:val="clear" w:fill="FFFFFF"/>
            <w:vertAlign w:val="superscript"/>
            <w:lang w:val="en-US" w:eastAsia="zh-CN" w:bidi="ar"/>
          </w:rPr>
          <w:delText>[6]</w:delText>
        </w:r>
      </w:del>
      <w:del w:id="173" w:author="续昼" w:date="2026-09-15T17:58:55Z">
        <w:r>
          <w:rPr>
            <w:rFonts w:hint="eastAsia" w:ascii="宋体" w:hAnsi="宋体" w:eastAsia="宋体" w:cs="宋体"/>
            <w:b w:val="0"/>
            <w:bCs w:val="0"/>
            <w:color w:val="auto"/>
            <w:kern w:val="0"/>
            <w:sz w:val="24"/>
            <w:szCs w:val="24"/>
            <w:highlight w:val="none"/>
            <w:shd w:val="clear" w:fill="FFFFFF"/>
            <w:lang w:val="en-US" w:eastAsia="zh-CN" w:bidi="ar"/>
          </w:rPr>
          <w:delText>。Trillò等将名人逝世后的集体回应纳入社交媒体仪式类型，强调平台惯例对公共情感表达的组织作用</w:delText>
        </w:r>
      </w:del>
      <w:del w:id="174" w:author="续昼" w:date="2026-09-15T17:58:55Z">
        <w:r>
          <w:rPr>
            <w:rFonts w:hint="eastAsia" w:ascii="宋体" w:hAnsi="宋体" w:eastAsia="宋体" w:cs="宋体"/>
            <w:b w:val="0"/>
            <w:bCs w:val="0"/>
            <w:color w:val="auto"/>
            <w:kern w:val="0"/>
            <w:sz w:val="24"/>
            <w:szCs w:val="24"/>
            <w:highlight w:val="none"/>
            <w:shd w:val="clear" w:fill="FFFFFF"/>
            <w:vertAlign w:val="superscript"/>
            <w:lang w:val="en-US" w:eastAsia="zh-CN" w:bidi="ar"/>
          </w:rPr>
          <w:delText>[7]</w:delText>
        </w:r>
      </w:del>
      <w:del w:id="175" w:author="续昼" w:date="2026-09-15T17:58:55Z">
        <w:r>
          <w:rPr>
            <w:rFonts w:hint="eastAsia" w:ascii="宋体" w:hAnsi="宋体" w:eastAsia="宋体" w:cs="宋体"/>
            <w:b w:val="0"/>
            <w:bCs w:val="0"/>
            <w:color w:val="auto"/>
            <w:kern w:val="0"/>
            <w:sz w:val="24"/>
            <w:szCs w:val="24"/>
            <w:highlight w:val="none"/>
            <w:shd w:val="clear" w:fill="FFFFFF"/>
            <w:lang w:val="en-US" w:eastAsia="zh-CN" w:bidi="ar"/>
          </w:rPr>
          <w:delText>。</w:delText>
        </w:r>
      </w:del>
      <w:del w:id="176" w:author="续昼" w:date="2026-09-15T17:58:55Z">
        <w:r>
          <w:rPr>
            <w:rFonts w:hint="eastAsia" w:ascii="宋体" w:hAnsi="宋体" w:eastAsia="宋体" w:cs="宋体"/>
            <w:b w:val="0"/>
            <w:bCs w:val="0"/>
            <w:color w:val="0000FF"/>
            <w:kern w:val="0"/>
            <w:sz w:val="24"/>
            <w:szCs w:val="24"/>
            <w:highlight w:val="none"/>
            <w:shd w:val="clear" w:fill="FFFFFF"/>
            <w:lang w:val="en-US" w:eastAsia="zh-CN" w:bidi="ar"/>
          </w:rPr>
          <w:delText>计算研究【计算传播学？】</w:delText>
        </w:r>
      </w:del>
      <w:del w:id="177" w:author="续昼" w:date="2026-09-15T17:58:55Z">
        <w:r>
          <w:rPr>
            <w:rFonts w:hint="eastAsia" w:ascii="宋体" w:hAnsi="宋体" w:eastAsia="宋体" w:cs="宋体"/>
            <w:b w:val="0"/>
            <w:bCs w:val="0"/>
            <w:color w:val="auto"/>
            <w:kern w:val="0"/>
            <w:sz w:val="24"/>
            <w:szCs w:val="24"/>
            <w:highlight w:val="none"/>
            <w:shd w:val="clear" w:fill="FFFFFF"/>
            <w:lang w:val="en-US" w:eastAsia="zh-CN" w:bidi="ar"/>
          </w:rPr>
          <w:delText>主要关注逝后注意力的数量变化。West等追踪2362位公众人物去世前后一年的新闻和社交媒体提及，识别出注意力骤升、快速衰减及长期记忆沉淀等模式</w:delText>
        </w:r>
      </w:del>
      <w:del w:id="178" w:author="续昼" w:date="2026-09-15T17:58:55Z">
        <w:r>
          <w:rPr>
            <w:rFonts w:hint="eastAsia" w:ascii="宋体" w:hAnsi="宋体" w:eastAsia="宋体" w:cs="宋体"/>
            <w:b w:val="0"/>
            <w:bCs w:val="0"/>
            <w:color w:val="auto"/>
            <w:kern w:val="0"/>
            <w:sz w:val="24"/>
            <w:szCs w:val="24"/>
            <w:highlight w:val="none"/>
            <w:shd w:val="clear" w:fill="FFFFFF"/>
            <w:vertAlign w:val="superscript"/>
            <w:lang w:val="en-US" w:eastAsia="zh-CN" w:bidi="ar"/>
          </w:rPr>
          <w:delText>[8]</w:delText>
        </w:r>
      </w:del>
      <w:del w:id="179" w:author="续昼" w:date="2026-09-15T17:58:55Z">
        <w:r>
          <w:rPr>
            <w:rFonts w:hint="eastAsia" w:ascii="宋体" w:hAnsi="宋体" w:eastAsia="宋体" w:cs="宋体"/>
            <w:b w:val="0"/>
            <w:bCs w:val="0"/>
            <w:color w:val="auto"/>
            <w:kern w:val="0"/>
            <w:sz w:val="24"/>
            <w:szCs w:val="24"/>
            <w:highlight w:val="none"/>
            <w:shd w:val="clear" w:fill="FFFFFF"/>
            <w:lang w:val="en-US" w:eastAsia="zh-CN" w:bidi="ar"/>
          </w:rPr>
          <w:delText>。该研究刻画了“被记住多少”和“衰减多快”，但未进一步区分提及内容。因而，当总体关注度变化不大、逝者的主导形象却已被新的符号取代时，仅凭提及量难以识别表征的方向性变化。</w:delText>
        </w:r>
      </w:del>
    </w:p>
    <w:p w14:paraId="7F4C1F93">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57" w:beforeLines="50" w:beforeAutospacing="0" w:after="157" w:afterLines="50" w:afterAutospacing="0" w:line="400" w:lineRule="exact"/>
        <w:ind w:right="0"/>
        <w:textAlignment w:val="auto"/>
        <w:rPr>
          <w:del w:id="180" w:author="续昼" w:date="2026-09-15T17:58:55Z"/>
          <w:rFonts w:hint="eastAsia" w:ascii="方正楷体_GBK" w:hAnsi="方正楷体_GBK" w:eastAsia="方正楷体_GBK" w:cs="方正楷体_GBK"/>
          <w:b/>
          <w:bCs/>
          <w:color w:val="0000FF"/>
          <w:kern w:val="0"/>
          <w:sz w:val="24"/>
          <w:szCs w:val="24"/>
          <w:highlight w:val="none"/>
          <w:shd w:val="clear" w:fill="FFFFFF"/>
          <w:lang w:val="en-US" w:eastAsia="zh-CN" w:bidi="ar"/>
        </w:rPr>
      </w:pPr>
      <w:del w:id="181" w:author="续昼" w:date="2026-09-15T17:58:55Z">
        <w:commentRangeStart w:id="0"/>
        <w:r>
          <w:rPr>
            <w:rFonts w:hint="eastAsia" w:ascii="方正楷体_GBK" w:hAnsi="方正楷体_GBK" w:eastAsia="方正楷体_GBK" w:cs="方正楷体_GBK"/>
            <w:b/>
            <w:bCs/>
            <w:color w:val="0000FF"/>
            <w:kern w:val="0"/>
            <w:sz w:val="24"/>
            <w:szCs w:val="24"/>
            <w:highlight w:val="none"/>
            <w:shd w:val="clear" w:fill="FFFFFF"/>
            <w:lang w:val="en-US" w:eastAsia="zh-CN" w:bidi="ar"/>
          </w:rPr>
          <w:delText>（二）迷因化参与亚文化主流化：</w:delText>
        </w:r>
      </w:del>
      <w:del w:id="182" w:author="续昼" w:date="2026-09-15T17:58:55Z">
        <w:r>
          <w:rPr>
            <w:rFonts w:hint="eastAsia" w:ascii="方正楷体_GBK" w:hAnsi="方正楷体_GBK" w:eastAsia="方正楷体_GBK" w:cs="方正楷体_GBK"/>
            <w:b/>
            <w:bCs/>
            <w:color w:val="0000FF"/>
            <w:kern w:val="0"/>
            <w:sz w:val="24"/>
            <w:szCs w:val="24"/>
            <w:shd w:val="clear" w:fill="FFFFFF"/>
            <w:lang w:val="en-US" w:eastAsia="zh-CN" w:bidi="ar"/>
          </w:rPr>
          <w:delText>从“梗如何传播”到“梗如何改写人物形象”</w:delText>
        </w:r>
        <w:commentRangeEnd w:id="0"/>
      </w:del>
      <w:del w:id="183" w:author="续昼" w:date="2026-09-15T17:58:55Z">
        <w:r>
          <w:rPr/>
          <w:commentReference w:id="0"/>
        </w:r>
      </w:del>
    </w:p>
    <w:p w14:paraId="17CC95EB">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00" w:lineRule="exact"/>
        <w:ind w:left="0" w:right="0" w:firstLine="480" w:firstLineChars="200"/>
        <w:textAlignment w:val="auto"/>
        <w:rPr>
          <w:del w:id="184" w:author="续昼" w:date="2026-09-15T17:58:55Z"/>
          <w:rFonts w:hint="eastAsia" w:ascii="宋体" w:hAnsi="宋体" w:eastAsia="宋体" w:cs="宋体"/>
          <w:b w:val="0"/>
          <w:bCs w:val="0"/>
          <w:color w:val="auto"/>
          <w:kern w:val="0"/>
          <w:sz w:val="24"/>
          <w:szCs w:val="24"/>
          <w:shd w:val="clear" w:fill="FFFFFF"/>
          <w:lang w:val="en-US" w:eastAsia="zh-CN" w:bidi="ar"/>
        </w:rPr>
      </w:pPr>
      <w:del w:id="185" w:author="续昼" w:date="2026-09-15T17:58:55Z">
        <w:r>
          <w:rPr>
            <w:rFonts w:hint="eastAsia" w:ascii="宋体" w:hAnsi="宋体" w:eastAsia="宋体" w:cs="宋体"/>
            <w:b w:val="0"/>
            <w:bCs w:val="0"/>
            <w:color w:val="auto"/>
            <w:kern w:val="0"/>
            <w:sz w:val="24"/>
            <w:szCs w:val="24"/>
            <w:shd w:val="clear" w:fill="FFFFFF"/>
            <w:lang w:val="en-US" w:eastAsia="zh-CN" w:bidi="ar"/>
          </w:rPr>
          <w:delText>迷因理论起源于Dawkins，用以描述文化单元模仿、复制、变异的演化逻辑。Shifman系统建立数字迷因分析框架，强调其可复制性、可改编性与参与式创作特征；Jenkins的融合文化理论则指出受众已从被动接收者转为主动的文本改写者。在亚文化出圈层面，Nissenbaum与Shifman探讨迷因突破圈层进入主流话语时意义的偏移与异化，Phillips指出戏谑玩梗具备极强传播优势，但脱离原初语境后会对悲剧事件形成冒犯性消费；方法上，JafariAsbagh等提出社交媒体流中迷因文本的聚类识别方案。然而，现有研究很少将迷因扩散置于公众人物逝世这一强情绪、强仪式的特殊场景。悲剧性玩梗为何往往在去世一段时间后才大规模爆发，而非事件刚发生便占据主导，这一时间延迟的生成机制尚未得到完整解释。迷因理论能解释玩梗内容的传播能力，却无法回答“为什么是在悼念内容退潮之后，玩梗才大规模占据公共视野”这一时序问题。</w:delText>
        </w:r>
      </w:del>
    </w:p>
    <w:p w14:paraId="166C1519">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57" w:beforeLines="50" w:beforeAutospacing="0" w:after="157" w:afterLines="50" w:afterAutospacing="0" w:line="400" w:lineRule="exact"/>
        <w:ind w:right="0"/>
        <w:textAlignment w:val="auto"/>
        <w:rPr>
          <w:del w:id="186" w:author="续昼" w:date="2026-09-15T17:58:55Z"/>
          <w:rFonts w:hint="eastAsia" w:ascii="方正楷体_GBK" w:hAnsi="方正楷体_GBK" w:eastAsia="方正楷体_GBK" w:cs="方正楷体_GBK"/>
          <w:b/>
          <w:bCs/>
          <w:color w:val="auto"/>
          <w:kern w:val="0"/>
          <w:sz w:val="24"/>
          <w:szCs w:val="24"/>
          <w:highlight w:val="none"/>
          <w:shd w:val="clear" w:fill="FFFFFF"/>
          <w:lang w:val="en-US" w:eastAsia="zh-CN" w:bidi="ar"/>
        </w:rPr>
      </w:pPr>
      <w:del w:id="187" w:author="续昼" w:date="2026-09-15T17:58:55Z">
        <w:commentRangeStart w:id="1"/>
        <w:r>
          <w:rPr>
            <w:rFonts w:hint="eastAsia" w:ascii="方正楷体_GBK" w:hAnsi="方正楷体_GBK" w:eastAsia="方正楷体_GBK" w:cs="方正楷体_GBK"/>
            <w:b/>
            <w:bCs/>
            <w:color w:val="auto"/>
            <w:kern w:val="0"/>
            <w:sz w:val="24"/>
            <w:szCs w:val="24"/>
            <w:highlight w:val="none"/>
            <w:shd w:val="clear" w:fill="FFFFFF"/>
            <w:lang w:val="en-US" w:eastAsia="zh-CN" w:bidi="ar"/>
          </w:rPr>
          <w:delText>（三）算法策展：从可见性配置到用户—算法反馈</w:delText>
        </w:r>
        <w:commentRangeEnd w:id="1"/>
      </w:del>
      <w:del w:id="188" w:author="续昼" w:date="2026-09-15T17:58:55Z">
        <w:r>
          <w:rPr/>
          <w:commentReference w:id="1"/>
        </w:r>
      </w:del>
    </w:p>
    <w:p w14:paraId="1E63AD20">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00" w:lineRule="exact"/>
        <w:ind w:left="0" w:right="0" w:firstLine="480" w:firstLineChars="200"/>
        <w:textAlignment w:val="auto"/>
        <w:rPr>
          <w:del w:id="189" w:author="续昼" w:date="2026-09-15T17:58:55Z"/>
          <w:rFonts w:hint="eastAsia" w:ascii="宋体" w:hAnsi="宋体" w:eastAsia="宋体" w:cs="宋体"/>
          <w:b w:val="0"/>
          <w:bCs w:val="0"/>
          <w:color w:val="auto"/>
          <w:kern w:val="0"/>
          <w:sz w:val="24"/>
          <w:szCs w:val="24"/>
          <w:highlight w:val="none"/>
          <w:shd w:val="clear" w:fill="FFFFFF"/>
          <w:lang w:val="en-US" w:eastAsia="zh-CN" w:bidi="ar"/>
        </w:rPr>
      </w:pPr>
      <w:del w:id="190" w:author="续昼" w:date="2026-09-15T17:58:55Z">
        <w:r>
          <w:rPr>
            <w:rFonts w:hint="eastAsia" w:ascii="宋体" w:hAnsi="宋体" w:eastAsia="宋体" w:cs="宋体"/>
            <w:b w:val="0"/>
            <w:bCs w:val="0"/>
            <w:color w:val="auto"/>
            <w:kern w:val="0"/>
            <w:sz w:val="24"/>
            <w:szCs w:val="24"/>
            <w:highlight w:val="none"/>
            <w:shd w:val="clear" w:fill="FFFFFF"/>
            <w:lang w:val="en-US" w:eastAsia="zh-CN" w:bidi="ar"/>
          </w:rPr>
          <w:delText>算法策展通过筛选、排序与推荐配置内容的可见性，同时受到用户行为的持续反馈。Swart发现，用户会依据日常使用经验形成对算法的理解，并采取调整浏览、隐藏内容和补充信息来源等策略，但对算法的认知并不必然转化为有效控制</w:delText>
        </w:r>
      </w:del>
      <w:del w:id="191" w:author="续昼" w:date="2026-09-15T17:58:55Z">
        <w:r>
          <w:rPr>
            <w:rFonts w:hint="eastAsia" w:ascii="宋体" w:hAnsi="宋体" w:eastAsia="宋体" w:cs="宋体"/>
            <w:b w:val="0"/>
            <w:bCs w:val="0"/>
            <w:color w:val="auto"/>
            <w:kern w:val="0"/>
            <w:sz w:val="24"/>
            <w:szCs w:val="24"/>
            <w:highlight w:val="none"/>
            <w:shd w:val="clear" w:fill="FFFFFF"/>
            <w:vertAlign w:val="superscript"/>
            <w:lang w:val="en-US" w:eastAsia="zh-CN" w:bidi="ar"/>
          </w:rPr>
          <w:delText>[14]</w:delText>
        </w:r>
      </w:del>
      <w:del w:id="192" w:author="续昼" w:date="2026-09-15T17:58:55Z">
        <w:r>
          <w:rPr>
            <w:rFonts w:hint="eastAsia" w:ascii="宋体" w:hAnsi="宋体" w:eastAsia="宋体" w:cs="宋体"/>
            <w:b w:val="0"/>
            <w:bCs w:val="0"/>
            <w:color w:val="auto"/>
            <w:kern w:val="0"/>
            <w:sz w:val="24"/>
            <w:szCs w:val="24"/>
            <w:highlight w:val="none"/>
            <w:shd w:val="clear" w:fill="FFFFFF"/>
            <w:lang w:val="en-US" w:eastAsia="zh-CN" w:bidi="ar"/>
          </w:rPr>
          <w:delText>。Kang和Lou据此提出人类能动性与机器能动性的协同关系：用户试图训练推荐系统，算法也会反过来影响内容消费、创作和社交联结</w:delText>
        </w:r>
      </w:del>
      <w:del w:id="193" w:author="续昼" w:date="2026-09-15T17:58:55Z">
        <w:r>
          <w:rPr>
            <w:rFonts w:hint="eastAsia" w:ascii="宋体" w:hAnsi="宋体" w:eastAsia="宋体" w:cs="宋体"/>
            <w:b w:val="0"/>
            <w:bCs w:val="0"/>
            <w:color w:val="auto"/>
            <w:kern w:val="0"/>
            <w:sz w:val="24"/>
            <w:szCs w:val="24"/>
            <w:highlight w:val="none"/>
            <w:shd w:val="clear" w:fill="FFFFFF"/>
            <w:vertAlign w:val="superscript"/>
            <w:lang w:val="en-US" w:eastAsia="zh-CN" w:bidi="ar"/>
          </w:rPr>
          <w:delText>[15]</w:delText>
        </w:r>
      </w:del>
      <w:del w:id="194" w:author="续昼" w:date="2026-09-15T17:58:55Z">
        <w:r>
          <w:rPr>
            <w:rFonts w:hint="eastAsia" w:ascii="宋体" w:hAnsi="宋体" w:eastAsia="宋体" w:cs="宋体"/>
            <w:b w:val="0"/>
            <w:bCs w:val="0"/>
            <w:color w:val="auto"/>
            <w:kern w:val="0"/>
            <w:sz w:val="24"/>
            <w:szCs w:val="24"/>
            <w:highlight w:val="none"/>
            <w:shd w:val="clear" w:fill="FFFFFF"/>
            <w:lang w:val="en-US" w:eastAsia="zh-CN" w:bidi="ar"/>
          </w:rPr>
          <w:delText>。李红涛等对疫情短视频的研究同样表明，用户与机构媒体通过连接、标签和内容再生产参与数字策展，使影像经历流传、驯化和经典化，并改变公共记忆的叙事与情感基调</w:delText>
        </w:r>
      </w:del>
      <w:del w:id="195" w:author="续昼" w:date="2026-09-15T17:58:55Z">
        <w:r>
          <w:rPr>
            <w:rFonts w:hint="eastAsia" w:ascii="宋体" w:hAnsi="宋体" w:eastAsia="宋体" w:cs="宋体"/>
            <w:b w:val="0"/>
            <w:bCs w:val="0"/>
            <w:color w:val="auto"/>
            <w:kern w:val="0"/>
            <w:sz w:val="24"/>
            <w:szCs w:val="24"/>
            <w:highlight w:val="none"/>
            <w:shd w:val="clear" w:fill="FFFFFF"/>
            <w:vertAlign w:val="superscript"/>
            <w:lang w:val="en-US" w:eastAsia="zh-CN" w:bidi="ar"/>
          </w:rPr>
          <w:delText>[16]</w:delText>
        </w:r>
      </w:del>
      <w:del w:id="196" w:author="续昼" w:date="2026-09-15T17:58:55Z">
        <w:r>
          <w:rPr>
            <w:rFonts w:hint="eastAsia" w:ascii="宋体" w:hAnsi="宋体" w:eastAsia="宋体" w:cs="宋体"/>
            <w:b w:val="0"/>
            <w:bCs w:val="0"/>
            <w:color w:val="auto"/>
            <w:kern w:val="0"/>
            <w:sz w:val="24"/>
            <w:szCs w:val="24"/>
            <w:highlight w:val="none"/>
            <w:shd w:val="clear" w:fill="FFFFFF"/>
            <w:lang w:val="en-US" w:eastAsia="zh-CN" w:bidi="ar"/>
          </w:rPr>
          <w:delText>。</w:delText>
        </w:r>
      </w:del>
    </w:p>
    <w:p w14:paraId="057E0082">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00" w:lineRule="exact"/>
        <w:ind w:left="0" w:right="0" w:firstLine="480" w:firstLineChars="200"/>
        <w:textAlignment w:val="auto"/>
        <w:rPr>
          <w:del w:id="197" w:author="续昼" w:date="2026-09-15T17:58:55Z"/>
          <w:rFonts w:hint="eastAsia" w:ascii="宋体" w:hAnsi="宋体" w:eastAsia="宋体" w:cs="宋体"/>
          <w:b w:val="0"/>
          <w:bCs w:val="0"/>
          <w:color w:val="auto"/>
          <w:kern w:val="0"/>
          <w:sz w:val="24"/>
          <w:szCs w:val="24"/>
          <w:highlight w:val="none"/>
          <w:shd w:val="clear" w:fill="FFFFFF"/>
          <w:lang w:val="en-US" w:eastAsia="zh-CN" w:bidi="ar"/>
        </w:rPr>
      </w:pPr>
      <w:del w:id="198" w:author="续昼" w:date="2026-09-15T17:58:55Z">
        <w:r>
          <w:rPr>
            <w:rFonts w:hint="eastAsia" w:ascii="宋体" w:hAnsi="宋体" w:eastAsia="宋体" w:cs="宋体"/>
            <w:b w:val="0"/>
            <w:bCs w:val="0"/>
            <w:color w:val="auto"/>
            <w:kern w:val="0"/>
            <w:sz w:val="24"/>
            <w:szCs w:val="24"/>
            <w:highlight w:val="none"/>
            <w:shd w:val="clear" w:fill="FFFFFF"/>
            <w:lang w:val="en-US" w:eastAsia="zh-CN" w:bidi="ar"/>
          </w:rPr>
          <w:delText>现有实证结果并不支持将算法视为独立的内容决定者。Metzler和Garcia的综述指出，推荐机制建立在连接、认同和地位竞争等社会动力之上，最终可见行为产生于用户行为、算法排序与平台功能之间的反馈循环</w:delText>
        </w:r>
      </w:del>
      <w:del w:id="199" w:author="续昼" w:date="2026-09-15T17:58:55Z">
        <w:r>
          <w:rPr>
            <w:rFonts w:hint="eastAsia" w:ascii="宋体" w:hAnsi="宋体" w:eastAsia="宋体" w:cs="宋体"/>
            <w:b w:val="0"/>
            <w:bCs w:val="0"/>
            <w:color w:val="auto"/>
            <w:kern w:val="0"/>
            <w:sz w:val="24"/>
            <w:szCs w:val="24"/>
            <w:highlight w:val="none"/>
            <w:shd w:val="clear" w:fill="FFFFFF"/>
            <w:vertAlign w:val="superscript"/>
            <w:lang w:val="en-US" w:eastAsia="zh-CN" w:bidi="ar"/>
          </w:rPr>
          <w:delText>[17]</w:delText>
        </w:r>
      </w:del>
      <w:del w:id="200" w:author="续昼" w:date="2026-09-15T17:58:55Z">
        <w:r>
          <w:rPr>
            <w:rFonts w:hint="eastAsia" w:ascii="宋体" w:hAnsi="宋体" w:eastAsia="宋体" w:cs="宋体"/>
            <w:b w:val="0"/>
            <w:bCs w:val="0"/>
            <w:color w:val="auto"/>
            <w:kern w:val="0"/>
            <w:sz w:val="24"/>
            <w:szCs w:val="24"/>
            <w:highlight w:val="none"/>
            <w:shd w:val="clear" w:fill="FFFFFF"/>
            <w:lang w:val="en-US" w:eastAsia="zh-CN" w:bidi="ar"/>
          </w:rPr>
          <w:delText>。Huszár等通过大规模随机对照发现，个性化排序会对不同政治内容产生不对称放大</w:delText>
        </w:r>
      </w:del>
      <w:del w:id="201" w:author="续昼" w:date="2026-09-15T17:58:55Z">
        <w:r>
          <w:rPr>
            <w:rFonts w:hint="eastAsia" w:ascii="宋体" w:hAnsi="宋体" w:eastAsia="宋体" w:cs="宋体"/>
            <w:b w:val="0"/>
            <w:bCs w:val="0"/>
            <w:color w:val="auto"/>
            <w:kern w:val="0"/>
            <w:sz w:val="24"/>
            <w:szCs w:val="24"/>
            <w:highlight w:val="none"/>
            <w:shd w:val="clear" w:fill="FFFFFF"/>
            <w:vertAlign w:val="superscript"/>
            <w:lang w:val="en-US" w:eastAsia="zh-CN" w:bidi="ar"/>
          </w:rPr>
          <w:delText>[18]</w:delText>
        </w:r>
      </w:del>
      <w:del w:id="202" w:author="续昼" w:date="2026-09-15T17:58:55Z">
        <w:r>
          <w:rPr>
            <w:rFonts w:hint="eastAsia" w:ascii="宋体" w:hAnsi="宋体" w:eastAsia="宋体" w:cs="宋体"/>
            <w:b w:val="0"/>
            <w:bCs w:val="0"/>
            <w:color w:val="auto"/>
            <w:kern w:val="0"/>
            <w:sz w:val="24"/>
            <w:szCs w:val="24"/>
            <w:highlight w:val="none"/>
            <w:shd w:val="clear" w:fill="FFFFFF"/>
            <w:lang w:val="en-US" w:eastAsia="zh-CN" w:bidi="ar"/>
          </w:rPr>
          <w:delText>；Guess等发现，移除转发内容会显著改变政治新闻曝光和互动，却未检测到信念与态度的同步变化</w:delText>
        </w:r>
      </w:del>
      <w:del w:id="203" w:author="续昼" w:date="2026-09-15T17:58:55Z">
        <w:r>
          <w:rPr>
            <w:rFonts w:hint="eastAsia" w:ascii="宋体" w:hAnsi="宋体" w:eastAsia="宋体" w:cs="宋体"/>
            <w:b w:val="0"/>
            <w:bCs w:val="0"/>
            <w:color w:val="auto"/>
            <w:kern w:val="0"/>
            <w:sz w:val="24"/>
            <w:szCs w:val="24"/>
            <w:highlight w:val="none"/>
            <w:shd w:val="clear" w:fill="FFFFFF"/>
            <w:vertAlign w:val="superscript"/>
            <w:lang w:val="en-US" w:eastAsia="zh-CN" w:bidi="ar"/>
          </w:rPr>
          <w:delText>[19]</w:delText>
        </w:r>
      </w:del>
      <w:del w:id="204" w:author="续昼" w:date="2026-09-15T17:58:55Z">
        <w:r>
          <w:rPr>
            <w:rFonts w:hint="eastAsia" w:ascii="宋体" w:hAnsi="宋体" w:eastAsia="宋体" w:cs="宋体"/>
            <w:b w:val="0"/>
            <w:bCs w:val="0"/>
            <w:color w:val="auto"/>
            <w:kern w:val="0"/>
            <w:sz w:val="24"/>
            <w:szCs w:val="24"/>
            <w:highlight w:val="none"/>
            <w:shd w:val="clear" w:fill="FFFFFF"/>
            <w:lang w:val="en-US" w:eastAsia="zh-CN" w:bidi="ar"/>
          </w:rPr>
          <w:delText>。这说明曝光结构的改变不等同于个体认知的直接转变。</w:delText>
        </w:r>
      </w:del>
    </w:p>
    <w:p w14:paraId="36E39D5C">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00" w:lineRule="exact"/>
        <w:ind w:left="0" w:right="0" w:firstLine="480" w:firstLineChars="200"/>
        <w:textAlignment w:val="auto"/>
        <w:rPr>
          <w:del w:id="205" w:author="续昼" w:date="2026-09-15T17:58:55Z"/>
          <w:rFonts w:hint="eastAsia" w:ascii="宋体" w:hAnsi="宋体" w:eastAsia="宋体" w:cs="宋体"/>
          <w:b w:val="0"/>
          <w:bCs w:val="0"/>
          <w:color w:val="0000FF"/>
          <w:kern w:val="0"/>
          <w:sz w:val="24"/>
          <w:szCs w:val="24"/>
          <w:highlight w:val="none"/>
          <w:shd w:val="clear" w:fill="FFFFFF"/>
          <w:lang w:val="en-US" w:eastAsia="zh-CN" w:bidi="ar"/>
        </w:rPr>
      </w:pPr>
      <w:del w:id="206" w:author="续昼" w:date="2026-09-15T17:58:55Z">
        <w:r>
          <w:rPr>
            <w:rFonts w:hint="eastAsia" w:ascii="宋体" w:hAnsi="宋体" w:eastAsia="宋体" w:cs="宋体"/>
            <w:b w:val="0"/>
            <w:bCs w:val="0"/>
            <w:color w:val="auto"/>
            <w:kern w:val="0"/>
            <w:sz w:val="24"/>
            <w:szCs w:val="24"/>
            <w:highlight w:val="none"/>
            <w:shd w:val="clear" w:fill="FFFFFF"/>
            <w:lang w:val="en-US" w:eastAsia="zh-CN" w:bidi="ar"/>
          </w:rPr>
          <w:delText>Green等提出“策展泡沫”，强调用户对信息来源的选择、内容分享与网络连接共同塑造可见的信息结构</w:delText>
        </w:r>
      </w:del>
      <w:del w:id="207" w:author="续昼" w:date="2026-09-15T17:58:55Z">
        <w:r>
          <w:rPr>
            <w:rFonts w:hint="eastAsia" w:ascii="宋体" w:hAnsi="宋体" w:eastAsia="宋体" w:cs="宋体"/>
            <w:b w:val="0"/>
            <w:bCs w:val="0"/>
            <w:color w:val="auto"/>
            <w:kern w:val="0"/>
            <w:sz w:val="24"/>
            <w:szCs w:val="24"/>
            <w:highlight w:val="none"/>
            <w:shd w:val="clear" w:fill="FFFFFF"/>
            <w:vertAlign w:val="superscript"/>
            <w:lang w:val="en-US" w:eastAsia="zh-CN" w:bidi="ar"/>
          </w:rPr>
          <w:delText>[20]</w:delText>
        </w:r>
      </w:del>
      <w:del w:id="208" w:author="续昼" w:date="2026-09-15T17:58:55Z">
        <w:r>
          <w:rPr>
            <w:rFonts w:hint="eastAsia" w:ascii="宋体" w:hAnsi="宋体" w:eastAsia="宋体" w:cs="宋体"/>
            <w:b w:val="0"/>
            <w:bCs w:val="0"/>
            <w:color w:val="auto"/>
            <w:kern w:val="0"/>
            <w:sz w:val="24"/>
            <w:szCs w:val="24"/>
            <w:highlight w:val="none"/>
            <w:shd w:val="clear" w:fill="FFFFFF"/>
            <w:lang w:val="en-US" w:eastAsia="zh-CN" w:bidi="ar"/>
          </w:rPr>
          <w:delText>。Wan等发现，用户还会重新挪用标签，以主动控制推荐内容的预期受众</w:delText>
        </w:r>
      </w:del>
      <w:del w:id="209" w:author="续昼" w:date="2026-09-15T17:58:55Z">
        <w:r>
          <w:rPr>
            <w:rFonts w:hint="eastAsia" w:ascii="宋体" w:hAnsi="宋体" w:eastAsia="宋体" w:cs="宋体"/>
            <w:b w:val="0"/>
            <w:bCs w:val="0"/>
            <w:color w:val="auto"/>
            <w:kern w:val="0"/>
            <w:sz w:val="24"/>
            <w:szCs w:val="24"/>
            <w:highlight w:val="none"/>
            <w:shd w:val="clear" w:fill="FFFFFF"/>
            <w:vertAlign w:val="superscript"/>
            <w:lang w:val="en-US" w:eastAsia="zh-CN" w:bidi="ar"/>
          </w:rPr>
          <w:delText>[21]</w:delText>
        </w:r>
      </w:del>
      <w:del w:id="210" w:author="续昼" w:date="2026-09-15T17:58:55Z">
        <w:r>
          <w:rPr>
            <w:rFonts w:hint="eastAsia" w:ascii="宋体" w:hAnsi="宋体" w:eastAsia="宋体" w:cs="宋体"/>
            <w:b w:val="0"/>
            <w:bCs w:val="0"/>
            <w:color w:val="auto"/>
            <w:kern w:val="0"/>
            <w:sz w:val="24"/>
            <w:szCs w:val="24"/>
            <w:highlight w:val="none"/>
            <w:shd w:val="clear" w:fill="FFFFFF"/>
            <w:lang w:val="en-US" w:eastAsia="zh-CN" w:bidi="ar"/>
          </w:rPr>
          <w:delText>。Hosseinmardi等利用反事实机器人区分用户选择与推荐效应，结果显示特定内容消费在较大程度上延续了既有偏好，推荐系统的作用具有明显的情境边界</w:delText>
        </w:r>
      </w:del>
      <w:del w:id="211" w:author="续昼" w:date="2026-09-15T17:58:55Z">
        <w:r>
          <w:rPr>
            <w:rFonts w:hint="eastAsia" w:ascii="宋体" w:hAnsi="宋体" w:eastAsia="宋体" w:cs="宋体"/>
            <w:b w:val="0"/>
            <w:bCs w:val="0"/>
            <w:color w:val="auto"/>
            <w:kern w:val="0"/>
            <w:sz w:val="24"/>
            <w:szCs w:val="24"/>
            <w:highlight w:val="none"/>
            <w:shd w:val="clear" w:fill="FFFFFF"/>
            <w:vertAlign w:val="superscript"/>
            <w:lang w:val="en-US" w:eastAsia="zh-CN" w:bidi="ar"/>
          </w:rPr>
          <w:delText>[22]</w:delText>
        </w:r>
      </w:del>
      <w:del w:id="212" w:author="续昼" w:date="2026-09-15T17:58:55Z">
        <w:r>
          <w:rPr>
            <w:rFonts w:hint="eastAsia" w:ascii="宋体" w:hAnsi="宋体" w:eastAsia="宋体" w:cs="宋体"/>
            <w:b w:val="0"/>
            <w:bCs w:val="0"/>
            <w:color w:val="auto"/>
            <w:kern w:val="0"/>
            <w:sz w:val="24"/>
            <w:szCs w:val="24"/>
            <w:highlight w:val="none"/>
            <w:shd w:val="clear" w:fill="FFFFFF"/>
            <w:lang w:val="en-US" w:eastAsia="zh-CN" w:bidi="ar"/>
          </w:rPr>
          <w:delText>。</w:delText>
        </w:r>
      </w:del>
      <w:del w:id="213" w:author="续昼" w:date="2026-09-15T17:58:55Z">
        <w:r>
          <w:rPr>
            <w:rFonts w:hint="eastAsia" w:ascii="宋体" w:hAnsi="宋体" w:eastAsia="宋体" w:cs="宋体"/>
            <w:b w:val="0"/>
            <w:bCs w:val="0"/>
            <w:color w:val="0000FF"/>
            <w:kern w:val="0"/>
            <w:sz w:val="24"/>
            <w:szCs w:val="24"/>
            <w:highlight w:val="none"/>
            <w:shd w:val="clear" w:fill="FFFFFF"/>
            <w:lang w:val="en-US" w:eastAsia="zh-CN" w:bidi="ar"/>
          </w:rPr>
          <w:delText>由此，算法策展更适合被理解为用户表达、互动反馈和机器排序共同构成的循环过程。算法可以放大和重组既有表达，用户仍是内容供给、意义改写及反馈信号的来源。</w:delText>
        </w:r>
      </w:del>
    </w:p>
    <w:p w14:paraId="294067D8">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57" w:beforeLines="50" w:beforeAutospacing="0" w:after="157" w:afterLines="50" w:afterAutospacing="0" w:line="400" w:lineRule="exact"/>
        <w:ind w:right="0"/>
        <w:textAlignment w:val="auto"/>
        <w:rPr>
          <w:del w:id="214" w:author="续昼" w:date="2026-09-15T17:58:55Z"/>
          <w:rFonts w:hint="eastAsia" w:ascii="宋体" w:hAnsi="宋体" w:eastAsia="宋体" w:cs="宋体"/>
          <w:b w:val="0"/>
          <w:bCs w:val="0"/>
          <w:color w:val="auto"/>
          <w:kern w:val="0"/>
          <w:sz w:val="24"/>
          <w:szCs w:val="24"/>
          <w:highlight w:val="none"/>
          <w:shd w:val="clear" w:fill="FFFFFF"/>
          <w:lang w:val="en-US" w:eastAsia="zh-CN" w:bidi="ar"/>
        </w:rPr>
      </w:pPr>
      <w:del w:id="215" w:author="续昼" w:date="2026-09-15T17:58:55Z">
        <w:r>
          <w:rPr>
            <w:rFonts w:hint="eastAsia" w:ascii="方正楷体_GBK" w:hAnsi="方正楷体_GBK" w:eastAsia="方正楷体_GBK" w:cs="方正楷体_GBK"/>
            <w:b/>
            <w:bCs/>
            <w:color w:val="auto"/>
            <w:kern w:val="0"/>
            <w:sz w:val="24"/>
            <w:szCs w:val="24"/>
            <w:highlight w:val="none"/>
            <w:shd w:val="clear" w:fill="FFFFFF"/>
            <w:lang w:val="en-US" w:eastAsia="zh-CN" w:bidi="ar"/>
          </w:rPr>
          <w:delText>（四）当前学术界研究空白与本研究创新点</w:delText>
        </w:r>
      </w:del>
    </w:p>
    <w:p w14:paraId="2615E521">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00" w:lineRule="exact"/>
        <w:ind w:left="0" w:right="0" w:firstLine="480" w:firstLineChars="200"/>
        <w:textAlignment w:val="auto"/>
        <w:rPr>
          <w:del w:id="216" w:author="续昼" w:date="2026-09-15T17:58:55Z"/>
        </w:rPr>
      </w:pPr>
      <w:del w:id="217" w:author="续昼" w:date="2026-09-15T17:58:55Z">
        <w:r>
          <w:rPr>
            <w:rFonts w:hint="eastAsia" w:ascii="宋体" w:hAnsi="宋体" w:eastAsia="宋体" w:cs="宋体"/>
            <w:b w:val="0"/>
            <w:bCs w:val="0"/>
            <w:color w:val="auto"/>
            <w:kern w:val="0"/>
            <w:sz w:val="24"/>
            <w:szCs w:val="24"/>
            <w:highlight w:val="none"/>
            <w:shd w:val="clear" w:fill="FFFFFF"/>
            <w:lang w:val="en-US" w:eastAsia="zh-CN" w:bidi="ar"/>
          </w:rPr>
          <w:delText>现有研究为理解公众人物逝后社会表征提供了三方面基础：数字哀悼研究揭示了情感共同体与持续性联结，迷因研究解释了内容复制、变异和群体化传播，算法研究说明了可见性配置及人机反馈机制。三条脉络仍缺少有效衔接。</w:delText>
        </w:r>
      </w:del>
      <w:del w:id="218" w:author="续昼" w:date="2026-09-15T17:58:55Z">
        <w:commentRangeStart w:id="2"/>
        <w:r>
          <w:rPr>
            <w:rFonts w:hint="eastAsia" w:ascii="宋体" w:hAnsi="宋体" w:eastAsia="宋体" w:cs="宋体"/>
            <w:b w:val="0"/>
            <w:bCs w:val="0"/>
            <w:color w:val="0000FF"/>
            <w:kern w:val="0"/>
            <w:sz w:val="24"/>
            <w:szCs w:val="24"/>
            <w:highlight w:val="none"/>
            <w:shd w:val="clear" w:fill="FFFFFF"/>
            <w:lang w:val="en-US" w:eastAsia="zh-CN" w:bidi="ar"/>
          </w:rPr>
          <w:delText>其一，逝后记忆研究多以提及量和情感表达为指标，对主导形象如何从专业成就转向死亡迷因关注不足；其二，迷因研究较少进入公众人物死亡这一兼具仪式规范与戏谑冲动的场景，难以解释玩梗的延迟增长；其三，算法研究集中于政治信息和一般文化消费，对逝后表征的讨论有限，也难以仅凭结果态数据区分用户内生动力与推荐效应。</w:delText>
        </w:r>
        <w:commentRangeEnd w:id="2"/>
      </w:del>
      <w:del w:id="219" w:author="续昼" w:date="2026-09-15T17:58:55Z">
        <w:r>
          <w:rPr/>
          <w:commentReference w:id="2"/>
        </w:r>
      </w:del>
    </w:p>
    <w:p w14:paraId="434141C8">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00" w:lineRule="exact"/>
        <w:ind w:left="0" w:right="0" w:firstLine="480" w:firstLineChars="200"/>
        <w:textAlignment w:val="auto"/>
        <w:rPr>
          <w:del w:id="220" w:author="续昼" w:date="2026-09-15T17:58:55Z"/>
          <w:rFonts w:hint="default" w:ascii="宋体" w:hAnsi="宋体" w:eastAsia="宋体" w:cs="宋体"/>
          <w:b w:val="0"/>
          <w:bCs w:val="0"/>
          <w:color w:val="auto"/>
          <w:kern w:val="0"/>
          <w:sz w:val="24"/>
          <w:szCs w:val="24"/>
          <w:highlight w:val="none"/>
          <w:shd w:val="clear" w:fill="FFFFFF"/>
          <w:lang w:val="en-US" w:eastAsia="zh-CN" w:bidi="ar"/>
        </w:rPr>
      </w:pPr>
      <w:del w:id="221" w:author="续昼" w:date="2026-09-15T17:58:55Z">
        <w:r>
          <w:rPr>
            <w:rFonts w:hint="eastAsia" w:eastAsia="宋体"/>
            <w:lang w:val="en-US" w:eastAsia="zh-CN"/>
          </w:rPr>
          <w:delText>基于以上研究空白，</w:delText>
        </w:r>
      </w:del>
      <w:del w:id="222" w:author="续昼" w:date="2026-09-15T17:58:55Z">
        <w:r>
          <w:rPr>
            <w:rFonts w:hint="eastAsia" w:ascii="宋体" w:hAnsi="宋体" w:eastAsia="宋体" w:cs="宋体"/>
            <w:b w:val="0"/>
            <w:bCs w:val="0"/>
            <w:color w:val="auto"/>
            <w:kern w:val="0"/>
            <w:sz w:val="24"/>
            <w:szCs w:val="24"/>
            <w:highlight w:val="none"/>
            <w:shd w:val="clear" w:fill="FFFFFF"/>
            <w:lang w:val="en-US" w:eastAsia="zh-CN" w:bidi="ar"/>
          </w:rPr>
          <w:delText>本研究将公众人物逝后的社会表征转移作为核心对象，通过真实数据标注追踪专业讨论、悼念表达和玩梗内容的时序变化，考察逝者“被如何表达”及其主导符号如何发生置换。研究引入LLM多智能体仿真模型，构建差异化算法推荐环境，通过反事实实验排除变量干扰，精准校验算法机制对恶意玩梗起爆时点、传播强度与演化轨迹的塑造作用，厘清用户发帖行为与算法推荐的双向互动逻辑。区别于传统实证研究仅能描述舆论表象的局限，本研究将仿真模型作为机制探索与因果识别的核心工具，结合真实数据完成模型校准与合理性检验，在验证核心作用机制的基础上，进一步探讨算法推荐治理对遏制逝者恶意玩梗舆情的实践价值与适用边界，弥补现有研究的理论与方法短板。</w:delText>
        </w:r>
      </w:del>
    </w:p>
    <w:p w14:paraId="536478F2">
      <w:pPr>
        <w:numPr>
          <w:ilvl w:val="0"/>
          <w:numId w:val="0"/>
        </w:numPr>
        <w:spacing w:before="157" w:beforeLines="50" w:after="157" w:afterLines="50" w:line="400" w:lineRule="exact"/>
        <w:outlineLvl w:val="0"/>
        <w:rPr>
          <w:rFonts w:hint="eastAsia" w:ascii="方正黑体_GBK" w:hAnsi="方正黑体_GBK" w:eastAsia="方正黑体_GBK" w:cs="方正黑体_GBK"/>
          <w:b/>
          <w:bCs/>
          <w:color w:val="auto"/>
          <w:kern w:val="0"/>
          <w:sz w:val="28"/>
          <w:szCs w:val="28"/>
          <w:highlight w:val="none"/>
          <w:shd w:val="clear" w:fill="FFFFFF"/>
          <w:lang w:bidi="ar"/>
        </w:rPr>
      </w:pPr>
      <w:r>
        <w:rPr>
          <w:rFonts w:hint="eastAsia" w:ascii="方正黑体_GBK" w:hAnsi="方正黑体_GBK" w:eastAsia="方正黑体_GBK" w:cs="方正黑体_GBK"/>
          <w:b/>
          <w:bCs/>
          <w:color w:val="auto"/>
          <w:kern w:val="0"/>
          <w:sz w:val="28"/>
          <w:szCs w:val="28"/>
          <w:highlight w:val="none"/>
          <w:shd w:val="clear" w:fill="FFFFFF"/>
          <w:lang w:bidi="ar"/>
        </w:rPr>
        <w:t>二、研究设计</w:t>
      </w:r>
    </w:p>
    <w:p w14:paraId="120A74AC">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outlineLvl w:val="1"/>
        <w:rPr>
          <w:rFonts w:hint="eastAsia" w:ascii="Times New Roman" w:hAnsi="Times New Roman" w:eastAsia="方正楷体_GBK" w:cs="方正楷体_GBK"/>
          <w:b/>
          <w:bCs/>
          <w:color w:val="auto"/>
          <w:kern w:val="0"/>
          <w:sz w:val="24"/>
          <w:highlight w:val="none"/>
          <w:shd w:val="clear" w:fill="FFFFFF"/>
          <w:lang w:bidi="ar"/>
        </w:rPr>
      </w:pPr>
      <w:r>
        <w:rPr>
          <w:rFonts w:hint="eastAsia" w:ascii="Times New Roman" w:hAnsi="Times New Roman" w:eastAsia="方正楷体_GBK" w:cs="方正楷体_GBK"/>
          <w:b/>
          <w:bCs/>
          <w:color w:val="auto"/>
          <w:kern w:val="0"/>
          <w:sz w:val="24"/>
          <w:highlight w:val="none"/>
          <w:shd w:val="clear" w:fill="FFFFFF"/>
          <w:lang w:bidi="ar"/>
        </w:rPr>
        <w:t>（一）理论框架</w:t>
      </w:r>
    </w:p>
    <w:p w14:paraId="05F749DA">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jc w:val="left"/>
        <w:textAlignment w:val="auto"/>
        <w:rPr>
          <w:ins w:id="223" w:author="王锭云" w:date="2026-09-15T17:22:29Z"/>
          <w:rFonts w:hint="eastAsia" w:ascii="宋体" w:hAnsi="宋体" w:eastAsia="宋体" w:cs="宋体"/>
          <w:b w:val="0"/>
          <w:bCs w:val="0"/>
          <w:color w:val="auto"/>
          <w:kern w:val="0"/>
          <w:sz w:val="24"/>
          <w:szCs w:val="24"/>
          <w:highlight w:val="none"/>
          <w:shd w:val="clear" w:fill="FFFFFF"/>
          <w:lang w:val="en-US" w:eastAsia="zh-CN" w:bidi="ar"/>
        </w:rPr>
      </w:pPr>
      <w:ins w:id="224" w:author="王锭云" w:date="2026-09-15T17:22:29Z">
        <w:r>
          <w:rPr>
            <w:rFonts w:hint="eastAsia" w:ascii="宋体" w:hAnsi="宋体" w:eastAsia="宋体" w:cs="宋体"/>
            <w:b w:val="0"/>
            <w:bCs w:val="0"/>
            <w:color w:val="auto"/>
            <w:kern w:val="0"/>
            <w:sz w:val="24"/>
            <w:szCs w:val="24"/>
            <w:highlight w:val="none"/>
            <w:shd w:val="clear" w:fill="FFFFFF"/>
            <w:lang w:val="en-US" w:eastAsia="zh-CN" w:bidi="ar"/>
          </w:rPr>
          <w:t>本研究涉及的多条理论分属不同脉络，共同构成“认知前提—机制解释—策展塑造”的三层解释框架。其中，认知框架理论保证Agent建模的合法性，机制解释层的三个理论提供现象叙事的理论锚点，策展塑造层的两个理论则将不可观测的算法过程变量转化为可切换的实验因子，并设定仿真保真度的效标。</w:t>
        </w:r>
      </w:ins>
    </w:p>
    <w:p w14:paraId="053A1644">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ins w:id="225" w:author="王锭云" w:date="2026-09-15T17:22:29Z"/>
          <w:rFonts w:hint="eastAsia" w:ascii="宋体" w:hAnsi="宋体" w:eastAsia="宋体" w:cs="宋体"/>
          <w:b w:val="0"/>
          <w:bCs w:val="0"/>
          <w:color w:val="auto"/>
          <w:kern w:val="0"/>
          <w:sz w:val="24"/>
          <w:szCs w:val="24"/>
          <w:highlight w:val="none"/>
          <w:shd w:val="clear" w:fill="FFFFFF"/>
          <w:lang w:val="en-US" w:eastAsia="zh-CN" w:bidi="ar"/>
        </w:rPr>
      </w:pPr>
      <w:ins w:id="226" w:author="王锭云" w:date="2026-09-15T17:22:29Z">
        <w:r>
          <w:rPr>
            <w:rFonts w:hint="eastAsia" w:ascii="宋体" w:hAnsi="宋体" w:eastAsia="宋体" w:cs="宋体"/>
            <w:b w:val="0"/>
            <w:bCs w:val="0"/>
            <w:color w:val="auto"/>
            <w:kern w:val="0"/>
            <w:sz w:val="24"/>
            <w:szCs w:val="24"/>
            <w:highlight w:val="none"/>
            <w:shd w:val="clear" w:fill="FFFFFF"/>
            <w:lang w:val="en-US" w:eastAsia="zh-CN" w:bidi="ar"/>
          </w:rPr>
          <w:t>首先，认知框架理论（Goffman, 1974; Lakoff, 2004）</w:t>
        </w:r>
      </w:ins>
      <w:r>
        <w:rPr>
          <w:rStyle w:val="10"/>
          <w:rFonts w:hint="eastAsia" w:ascii="宋体" w:hAnsi="宋体" w:eastAsia="宋体" w:cs="宋体"/>
          <w:b w:val="0"/>
          <w:bCs w:val="0"/>
          <w:color w:val="auto"/>
          <w:kern w:val="0"/>
          <w:sz w:val="24"/>
          <w:szCs w:val="24"/>
          <w:highlight w:val="none"/>
          <w:shd w:val="clear" w:fill="FFFFFF"/>
          <w:lang w:val="en-US" w:eastAsia="zh-CN" w:bidi="ar"/>
        </w:rPr>
        <w:t>[</w:t>
      </w:r>
      <w:r>
        <w:rPr>
          <w:rStyle w:val="10"/>
          <w:rFonts w:hint="eastAsia" w:ascii="宋体" w:hAnsi="宋体" w:eastAsia="宋体" w:cs="宋体"/>
          <w:b w:val="0"/>
          <w:bCs w:val="0"/>
          <w:color w:val="auto"/>
          <w:kern w:val="0"/>
          <w:sz w:val="24"/>
          <w:szCs w:val="24"/>
          <w:highlight w:val="none"/>
          <w:shd w:val="clear" w:fill="FFFFFF"/>
          <w:lang w:val="en-US" w:eastAsia="zh-CN" w:bidi="ar"/>
        </w:rPr>
        <w:endnoteReference w:id="21"/>
      </w:r>
      <w:r>
        <w:rPr>
          <w:rStyle w:val="10"/>
          <w:rFonts w:hint="eastAsia" w:ascii="宋体" w:hAnsi="宋体" w:eastAsia="宋体" w:cs="宋体"/>
          <w:b w:val="0"/>
          <w:bCs w:val="0"/>
          <w:color w:val="auto"/>
          <w:kern w:val="0"/>
          <w:sz w:val="24"/>
          <w:szCs w:val="24"/>
          <w:highlight w:val="none"/>
          <w:shd w:val="clear" w:fill="FFFFFF"/>
          <w:lang w:val="en-US" w:eastAsia="zh-CN" w:bidi="ar"/>
        </w:rPr>
        <w:t>][</w:t>
      </w:r>
      <w:r>
        <w:rPr>
          <w:rStyle w:val="10"/>
          <w:rFonts w:hint="eastAsia" w:ascii="宋体" w:hAnsi="宋体" w:eastAsia="宋体" w:cs="宋体"/>
          <w:b w:val="0"/>
          <w:bCs w:val="0"/>
          <w:color w:val="auto"/>
          <w:kern w:val="0"/>
          <w:sz w:val="24"/>
          <w:szCs w:val="24"/>
          <w:highlight w:val="none"/>
          <w:shd w:val="clear" w:fill="FFFFFF"/>
          <w:lang w:val="en-US" w:eastAsia="zh-CN" w:bidi="ar"/>
        </w:rPr>
        <w:endnoteReference w:id="22"/>
      </w:r>
      <w:r>
        <w:rPr>
          <w:rStyle w:val="10"/>
          <w:rFonts w:hint="eastAsia" w:ascii="宋体" w:hAnsi="宋体" w:eastAsia="宋体" w:cs="宋体"/>
          <w:b w:val="0"/>
          <w:bCs w:val="0"/>
          <w:color w:val="auto"/>
          <w:kern w:val="0"/>
          <w:sz w:val="24"/>
          <w:szCs w:val="24"/>
          <w:highlight w:val="none"/>
          <w:shd w:val="clear" w:fill="FFFFFF"/>
          <w:lang w:val="en-US" w:eastAsia="zh-CN" w:bidi="ar"/>
        </w:rPr>
        <w:t>]</w:t>
      </w:r>
      <w:ins w:id="227" w:author="王锭云" w:date="2026-09-15T17:22:29Z">
        <w:r>
          <w:rPr>
            <w:rFonts w:hint="eastAsia" w:ascii="宋体" w:hAnsi="宋体" w:eastAsia="宋体" w:cs="宋体"/>
            <w:b w:val="0"/>
            <w:bCs w:val="0"/>
            <w:color w:val="auto"/>
            <w:kern w:val="0"/>
            <w:sz w:val="24"/>
            <w:szCs w:val="24"/>
            <w:highlight w:val="none"/>
            <w:shd w:val="clear" w:fill="FFFFFF"/>
            <w:lang w:val="en-US" w:eastAsia="zh-CN" w:bidi="ar"/>
          </w:rPr>
          <w:t>构成本研究的建模前提。该理论指出，个体对世界的认知受其既有框架塑造，偏好具有跨情境的稳定性。这一命题在本研究中承担的功能是论证“群体表达偏好稳定”这一建模假设的合理性</w:t>
        </w:r>
      </w:ins>
      <w:ins w:id="228" w:author="续昼" w:date="2026-09-15T18:04:58Z">
        <w:r>
          <w:rPr>
            <w:rFonts w:hint="eastAsia" w:ascii="宋体" w:hAnsi="宋体" w:eastAsia="宋体" w:cs="宋体"/>
            <w:b w:val="0"/>
            <w:bCs w:val="0"/>
            <w:color w:val="auto"/>
            <w:kern w:val="0"/>
            <w:sz w:val="24"/>
            <w:szCs w:val="24"/>
            <w:highlight w:val="none"/>
            <w:shd w:val="clear" w:fill="FFFFFF"/>
            <w:lang w:val="en-US" w:eastAsia="zh-CN" w:bidi="ar"/>
          </w:rPr>
          <w:t>。</w:t>
        </w:r>
      </w:ins>
      <w:ins w:id="229" w:author="王锭云" w:date="2026-09-15T17:22:29Z">
        <w:del w:id="230" w:author="续昼" w:date="2026-09-15T18:04:57Z">
          <w:r>
            <w:rPr>
              <w:rFonts w:hint="eastAsia" w:ascii="宋体" w:hAnsi="宋体" w:eastAsia="宋体" w:cs="宋体"/>
              <w:b w:val="0"/>
              <w:bCs w:val="0"/>
              <w:color w:val="auto"/>
              <w:kern w:val="0"/>
              <w:sz w:val="24"/>
              <w:szCs w:val="24"/>
              <w:highlight w:val="none"/>
              <w:shd w:val="clear" w:fill="FFFFFF"/>
              <w:lang w:val="en-US" w:eastAsia="zh-CN" w:bidi="ar"/>
            </w:rPr>
            <w:delText>：</w:delText>
          </w:r>
        </w:del>
      </w:ins>
      <w:ins w:id="231" w:author="王锭云" w:date="2026-09-15T17:22:29Z">
        <w:r>
          <w:rPr>
            <w:rFonts w:hint="eastAsia" w:ascii="宋体" w:hAnsi="宋体" w:eastAsia="宋体" w:cs="宋体"/>
            <w:b w:val="0"/>
            <w:bCs w:val="0"/>
            <w:color w:val="auto"/>
            <w:kern w:val="0"/>
            <w:sz w:val="24"/>
            <w:szCs w:val="24"/>
            <w:highlight w:val="none"/>
            <w:shd w:val="clear" w:fill="FFFFFF"/>
            <w:lang w:val="en-US" w:eastAsia="zh-CN" w:bidi="ar"/>
          </w:rPr>
          <w:t>仿真中的Agent人设类型全程保持不变，变化的只是其在不同信息环境中的公开表达行为，而非内在倾向。这一设计选择有实证依据支撑——多帖作者中58.9%的全部评论属同一类型（纯人设），仅约4%的用户存在明显跨类型表达，说明表达倾向确实高度稳定。认知框架理论在此不被检验，而是作为后续所有机制推论的认识论基础。</w:t>
        </w:r>
      </w:ins>
    </w:p>
    <w:p w14:paraId="4F942194">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ins w:id="232" w:author="王锭云" w:date="2026-09-15T17:22:29Z"/>
          <w:rFonts w:hint="eastAsia" w:ascii="宋体" w:hAnsi="宋体" w:eastAsia="宋体" w:cs="宋体"/>
          <w:b w:val="0"/>
          <w:bCs w:val="0"/>
          <w:color w:val="auto"/>
          <w:kern w:val="0"/>
          <w:sz w:val="24"/>
          <w:szCs w:val="24"/>
          <w:highlight w:val="none"/>
          <w:shd w:val="clear" w:fill="FFFFFF"/>
          <w:lang w:val="en-US" w:eastAsia="zh-CN" w:bidi="ar"/>
        </w:rPr>
      </w:pPr>
      <w:ins w:id="233" w:author="王锭云" w:date="2026-09-15T17:22:29Z">
        <w:commentRangeStart w:id="3"/>
        <w:r>
          <w:rPr>
            <w:rFonts w:hint="eastAsia" w:ascii="宋体" w:hAnsi="宋体" w:eastAsia="宋体" w:cs="宋体"/>
            <w:b w:val="0"/>
            <w:bCs w:val="0"/>
            <w:color w:val="auto"/>
            <w:kern w:val="0"/>
            <w:sz w:val="24"/>
            <w:szCs w:val="24"/>
            <w:highlight w:val="none"/>
            <w:shd w:val="clear" w:fill="FFFFFF"/>
            <w:lang w:val="en-US" w:eastAsia="zh-CN" w:bidi="ar"/>
          </w:rPr>
          <w:t>其次，</w:t>
        </w:r>
      </w:ins>
      <w:ins w:id="234" w:author="续昼" w:date="2026-09-15T18:11:11Z">
        <w:r>
          <w:rPr>
            <w:rFonts w:hint="eastAsia" w:ascii="宋体" w:hAnsi="宋体" w:eastAsia="宋体" w:cs="宋体"/>
            <w:b w:val="0"/>
            <w:bCs w:val="0"/>
            <w:color w:val="auto"/>
            <w:kern w:val="0"/>
            <w:sz w:val="24"/>
            <w:szCs w:val="24"/>
            <w:highlight w:val="none"/>
            <w:shd w:val="clear" w:fill="FFFFFF"/>
            <w:lang w:val="en-US" w:eastAsia="zh-CN" w:bidi="ar"/>
          </w:rPr>
          <w:t>“</w:t>
        </w:r>
      </w:ins>
      <w:ins w:id="235" w:author="王锭云" w:date="2026-09-15T17:22:29Z">
        <w:r>
          <w:rPr>
            <w:rFonts w:hint="eastAsia" w:ascii="宋体" w:hAnsi="宋体" w:eastAsia="宋体" w:cs="宋体"/>
            <w:b w:val="0"/>
            <w:bCs w:val="0"/>
            <w:color w:val="auto"/>
            <w:kern w:val="0"/>
            <w:sz w:val="24"/>
            <w:szCs w:val="24"/>
            <w:highlight w:val="none"/>
            <w:shd w:val="clear" w:fill="FFFFFF"/>
            <w:lang w:val="en-US" w:eastAsia="zh-CN" w:bidi="ar"/>
          </w:rPr>
          <w:t>沉默的螺旋</w:t>
        </w:r>
      </w:ins>
      <w:ins w:id="236" w:author="续昼" w:date="2026-09-15T18:11:13Z">
        <w:r>
          <w:rPr>
            <w:rFonts w:hint="eastAsia" w:ascii="宋体" w:hAnsi="宋体" w:eastAsia="宋体" w:cs="宋体"/>
            <w:b w:val="0"/>
            <w:bCs w:val="0"/>
            <w:color w:val="auto"/>
            <w:kern w:val="0"/>
            <w:sz w:val="24"/>
            <w:szCs w:val="24"/>
            <w:highlight w:val="none"/>
            <w:shd w:val="clear" w:fill="FFFFFF"/>
            <w:lang w:val="en-US" w:eastAsia="zh-CN" w:bidi="ar"/>
          </w:rPr>
          <w:t>”理论</w:t>
        </w:r>
      </w:ins>
      <w:r>
        <w:rPr>
          <w:rStyle w:val="10"/>
          <w:rFonts w:hint="eastAsia" w:ascii="宋体" w:hAnsi="宋体" w:eastAsia="宋体" w:cs="宋体"/>
          <w:b w:val="0"/>
          <w:bCs w:val="0"/>
          <w:color w:val="auto"/>
          <w:kern w:val="0"/>
          <w:sz w:val="24"/>
          <w:szCs w:val="24"/>
          <w:highlight w:val="none"/>
          <w:shd w:val="clear" w:fill="FFFFFF"/>
          <w:lang w:val="en-US" w:eastAsia="zh-CN" w:bidi="ar"/>
        </w:rPr>
        <w:t>[</w:t>
      </w:r>
      <w:r>
        <w:rPr>
          <w:rStyle w:val="10"/>
          <w:rFonts w:hint="eastAsia" w:ascii="宋体" w:hAnsi="宋体" w:eastAsia="宋体" w:cs="宋体"/>
          <w:b w:val="0"/>
          <w:bCs w:val="0"/>
          <w:color w:val="auto"/>
          <w:kern w:val="0"/>
          <w:sz w:val="24"/>
          <w:szCs w:val="24"/>
          <w:highlight w:val="none"/>
          <w:shd w:val="clear" w:fill="FFFFFF"/>
          <w:lang w:val="en-US" w:eastAsia="zh-CN" w:bidi="ar"/>
        </w:rPr>
        <w:endnoteReference w:id="23"/>
      </w:r>
      <w:r>
        <w:rPr>
          <w:rStyle w:val="10"/>
          <w:rFonts w:hint="eastAsia" w:ascii="宋体" w:hAnsi="宋体" w:eastAsia="宋体" w:cs="宋体"/>
          <w:b w:val="0"/>
          <w:bCs w:val="0"/>
          <w:color w:val="auto"/>
          <w:kern w:val="0"/>
          <w:sz w:val="24"/>
          <w:szCs w:val="24"/>
          <w:highlight w:val="none"/>
          <w:shd w:val="clear" w:fill="FFFFFF"/>
          <w:lang w:val="en-US" w:eastAsia="zh-CN" w:bidi="ar"/>
        </w:rPr>
        <w:t>][</w:t>
      </w:r>
      <w:r>
        <w:rPr>
          <w:rStyle w:val="10"/>
          <w:rFonts w:hint="eastAsia" w:ascii="宋体" w:hAnsi="宋体" w:eastAsia="宋体" w:cs="宋体"/>
          <w:b w:val="0"/>
          <w:bCs w:val="0"/>
          <w:color w:val="auto"/>
          <w:kern w:val="0"/>
          <w:sz w:val="24"/>
          <w:szCs w:val="24"/>
          <w:highlight w:val="none"/>
          <w:shd w:val="clear" w:fill="FFFFFF"/>
          <w:lang w:val="en-US" w:eastAsia="zh-CN" w:bidi="ar"/>
        </w:rPr>
        <w:endnoteReference w:id="24"/>
      </w:r>
      <w:r>
        <w:rPr>
          <w:rStyle w:val="10"/>
          <w:rFonts w:hint="eastAsia" w:ascii="宋体" w:hAnsi="宋体" w:eastAsia="宋体" w:cs="宋体"/>
          <w:b w:val="0"/>
          <w:bCs w:val="0"/>
          <w:color w:val="auto"/>
          <w:kern w:val="0"/>
          <w:sz w:val="24"/>
          <w:szCs w:val="24"/>
          <w:highlight w:val="none"/>
          <w:shd w:val="clear" w:fill="FFFFFF"/>
          <w:lang w:val="en-US" w:eastAsia="zh-CN" w:bidi="ar"/>
        </w:rPr>
        <w:t>]</w:t>
      </w:r>
      <w:ins w:id="237" w:author="王锭云" w:date="2026-09-15T17:22:29Z">
        <w:del w:id="238" w:author="续昼" w:date="2026-09-15T18:11:07Z">
          <w:r>
            <w:rPr>
              <w:rFonts w:hint="eastAsia" w:ascii="宋体" w:hAnsi="宋体" w:eastAsia="宋体" w:cs="宋体"/>
              <w:b w:val="0"/>
              <w:bCs w:val="0"/>
              <w:color w:val="auto"/>
              <w:kern w:val="0"/>
              <w:sz w:val="24"/>
              <w:szCs w:val="24"/>
              <w:highlight w:val="none"/>
              <w:shd w:val="clear" w:fill="FFFFFF"/>
              <w:lang w:val="en-US" w:eastAsia="zh-CN" w:bidi="ar"/>
            </w:rPr>
            <w:delText>（Noelle-Neumann, 1974）</w:delText>
          </w:r>
        </w:del>
      </w:ins>
      <w:ins w:id="239" w:author="王锭云" w:date="2026-09-15T17:22:29Z">
        <w:r>
          <w:rPr>
            <w:rFonts w:hint="eastAsia" w:ascii="宋体" w:hAnsi="宋体" w:eastAsia="宋体" w:cs="宋体"/>
            <w:b w:val="0"/>
            <w:bCs w:val="0"/>
            <w:color w:val="auto"/>
            <w:kern w:val="0"/>
            <w:sz w:val="24"/>
            <w:szCs w:val="24"/>
            <w:highlight w:val="none"/>
            <w:shd w:val="clear" w:fill="FFFFFF"/>
            <w:lang w:val="en-US" w:eastAsia="zh-CN" w:bidi="ar"/>
          </w:rPr>
          <w:t>与</w:t>
        </w:r>
      </w:ins>
      <w:ins w:id="240" w:author="续昼" w:date="2026-09-15T18:11:16Z">
        <w:r>
          <w:rPr>
            <w:rFonts w:hint="eastAsia" w:ascii="宋体" w:hAnsi="宋体" w:eastAsia="宋体" w:cs="宋体"/>
            <w:b w:val="0"/>
            <w:bCs w:val="0"/>
            <w:color w:val="auto"/>
            <w:kern w:val="0"/>
            <w:sz w:val="24"/>
            <w:szCs w:val="24"/>
            <w:highlight w:val="none"/>
            <w:shd w:val="clear" w:fill="FFFFFF"/>
            <w:lang w:val="en-US" w:eastAsia="zh-CN" w:bidi="ar"/>
          </w:rPr>
          <w:t>“</w:t>
        </w:r>
      </w:ins>
      <w:ins w:id="241" w:author="王锭云" w:date="2026-09-15T17:22:29Z">
        <w:r>
          <w:rPr>
            <w:rFonts w:hint="eastAsia" w:ascii="宋体" w:hAnsi="宋体" w:eastAsia="宋体" w:cs="宋体"/>
            <w:b w:val="0"/>
            <w:bCs w:val="0"/>
            <w:color w:val="auto"/>
            <w:kern w:val="0"/>
            <w:sz w:val="24"/>
            <w:szCs w:val="24"/>
            <w:highlight w:val="none"/>
            <w:shd w:val="clear" w:fill="FFFFFF"/>
            <w:lang w:val="en-US" w:eastAsia="zh-CN" w:bidi="ar"/>
          </w:rPr>
          <w:t>注意力衰减</w:t>
        </w:r>
      </w:ins>
      <w:ins w:id="242" w:author="续昼" w:date="2026-09-15T18:11:19Z">
        <w:r>
          <w:rPr>
            <w:rFonts w:hint="eastAsia" w:ascii="宋体" w:hAnsi="宋体" w:eastAsia="宋体" w:cs="宋体"/>
            <w:b w:val="0"/>
            <w:bCs w:val="0"/>
            <w:color w:val="auto"/>
            <w:kern w:val="0"/>
            <w:sz w:val="24"/>
            <w:szCs w:val="24"/>
            <w:highlight w:val="none"/>
            <w:shd w:val="clear" w:fill="FFFFFF"/>
            <w:lang w:val="en-US" w:eastAsia="zh-CN" w:bidi="ar"/>
          </w:rPr>
          <w:t>”</w:t>
        </w:r>
      </w:ins>
      <w:ins w:id="243" w:author="王锭云" w:date="2026-09-15T17:22:29Z">
        <w:r>
          <w:rPr>
            <w:rFonts w:hint="eastAsia" w:ascii="宋体" w:hAnsi="宋体" w:eastAsia="宋体" w:cs="宋体"/>
            <w:b w:val="0"/>
            <w:bCs w:val="0"/>
            <w:color w:val="auto"/>
            <w:kern w:val="0"/>
            <w:sz w:val="24"/>
            <w:szCs w:val="24"/>
            <w:highlight w:val="none"/>
            <w:shd w:val="clear" w:fill="FFFFFF"/>
            <w:lang w:val="en-US" w:eastAsia="zh-CN" w:bidi="ar"/>
          </w:rPr>
          <w:t>理论</w:t>
        </w:r>
      </w:ins>
      <w:r>
        <w:rPr>
          <w:rStyle w:val="10"/>
          <w:rFonts w:hint="eastAsia" w:ascii="宋体" w:hAnsi="宋体" w:eastAsia="宋体" w:cs="宋体"/>
          <w:b w:val="0"/>
          <w:bCs w:val="0"/>
          <w:color w:val="auto"/>
          <w:kern w:val="0"/>
          <w:sz w:val="24"/>
          <w:szCs w:val="24"/>
          <w:highlight w:val="none"/>
          <w:shd w:val="clear" w:fill="FFFFFF"/>
          <w:lang w:val="en-US" w:eastAsia="zh-CN" w:bidi="ar"/>
        </w:rPr>
        <w:t>[</w:t>
      </w:r>
      <w:r>
        <w:rPr>
          <w:rStyle w:val="10"/>
          <w:rFonts w:hint="eastAsia" w:ascii="宋体" w:hAnsi="宋体" w:eastAsia="宋体" w:cs="宋体"/>
          <w:b w:val="0"/>
          <w:bCs w:val="0"/>
          <w:color w:val="auto"/>
          <w:kern w:val="0"/>
          <w:sz w:val="24"/>
          <w:szCs w:val="24"/>
          <w:highlight w:val="none"/>
          <w:shd w:val="clear" w:fill="FFFFFF"/>
          <w:lang w:val="en-US" w:eastAsia="zh-CN" w:bidi="ar"/>
        </w:rPr>
        <w:endnoteReference w:id="25"/>
      </w:r>
      <w:r>
        <w:rPr>
          <w:rStyle w:val="10"/>
          <w:rFonts w:hint="eastAsia" w:ascii="宋体" w:hAnsi="宋体" w:eastAsia="宋体" w:cs="宋体"/>
          <w:b w:val="0"/>
          <w:bCs w:val="0"/>
          <w:color w:val="auto"/>
          <w:kern w:val="0"/>
          <w:sz w:val="24"/>
          <w:szCs w:val="24"/>
          <w:highlight w:val="none"/>
          <w:shd w:val="clear" w:fill="FFFFFF"/>
          <w:lang w:val="en-US" w:eastAsia="zh-CN" w:bidi="ar"/>
        </w:rPr>
        <w:t>][</w:t>
      </w:r>
      <w:r>
        <w:rPr>
          <w:rStyle w:val="10"/>
          <w:rFonts w:hint="eastAsia" w:ascii="宋体" w:hAnsi="宋体" w:eastAsia="宋体" w:cs="宋体"/>
          <w:b w:val="0"/>
          <w:bCs w:val="0"/>
          <w:color w:val="auto"/>
          <w:kern w:val="0"/>
          <w:sz w:val="24"/>
          <w:szCs w:val="24"/>
          <w:highlight w:val="none"/>
          <w:shd w:val="clear" w:fill="FFFFFF"/>
          <w:lang w:val="en-US" w:eastAsia="zh-CN" w:bidi="ar"/>
        </w:rPr>
        <w:endnoteReference w:id="26"/>
      </w:r>
      <w:r>
        <w:rPr>
          <w:rStyle w:val="10"/>
          <w:rFonts w:hint="eastAsia" w:ascii="宋体" w:hAnsi="宋体" w:eastAsia="宋体" w:cs="宋体"/>
          <w:b w:val="0"/>
          <w:bCs w:val="0"/>
          <w:color w:val="auto"/>
          <w:kern w:val="0"/>
          <w:sz w:val="24"/>
          <w:szCs w:val="24"/>
          <w:highlight w:val="none"/>
          <w:shd w:val="clear" w:fill="FFFFFF"/>
          <w:lang w:val="en-US" w:eastAsia="zh-CN" w:bidi="ar"/>
        </w:rPr>
        <w:t>]</w:t>
      </w:r>
      <w:ins w:id="244" w:author="王锭云" w:date="2026-09-15T17:22:29Z">
        <w:del w:id="245" w:author="续昼" w:date="2026-09-15T18:11:10Z">
          <w:r>
            <w:rPr>
              <w:rFonts w:hint="eastAsia" w:ascii="宋体" w:hAnsi="宋体" w:eastAsia="宋体" w:cs="宋体"/>
              <w:b w:val="0"/>
              <w:bCs w:val="0"/>
              <w:color w:val="auto"/>
              <w:kern w:val="0"/>
              <w:sz w:val="24"/>
              <w:szCs w:val="24"/>
              <w:highlight w:val="none"/>
              <w:shd w:val="clear" w:fill="FFFFFF"/>
              <w:lang w:val="en-US" w:eastAsia="zh-CN" w:bidi="ar"/>
            </w:rPr>
            <w:delText>（Candia et al., 2019; Wu &amp; Huberman, 2007）</w:delText>
          </w:r>
        </w:del>
      </w:ins>
      <w:ins w:id="246" w:author="王锭云" w:date="2026-09-15T17:22:29Z">
        <w:r>
          <w:rPr>
            <w:rFonts w:hint="eastAsia" w:ascii="宋体" w:hAnsi="宋体" w:eastAsia="宋体" w:cs="宋体"/>
            <w:b w:val="0"/>
            <w:bCs w:val="0"/>
            <w:color w:val="auto"/>
            <w:kern w:val="0"/>
            <w:sz w:val="24"/>
            <w:szCs w:val="24"/>
            <w:highlight w:val="none"/>
            <w:shd w:val="clear" w:fill="FFFFFF"/>
            <w:lang w:val="en-US" w:eastAsia="zh-CN" w:bidi="ar"/>
          </w:rPr>
          <w:t>共同构成表征转移的机制解释层。</w:t>
        </w:r>
        <w:commentRangeEnd w:id="3"/>
      </w:ins>
      <w:ins w:id="247" w:author="王锭云" w:date="2026-09-15T17:22:29Z">
        <w:r>
          <w:rPr/>
          <w:commentReference w:id="3"/>
        </w:r>
      </w:ins>
      <w:ins w:id="248" w:author="王锭云" w:date="2026-09-15T17:22:29Z">
        <w:del w:id="249" w:author="续昼" w:date="2026-09-15T18:05:10Z">
          <w:r>
            <w:rPr>
              <w:rFonts w:hint="eastAsia" w:ascii="宋体" w:hAnsi="宋体" w:eastAsia="宋体" w:cs="宋体"/>
              <w:b w:val="0"/>
              <w:bCs w:val="0"/>
              <w:color w:val="auto"/>
              <w:kern w:val="0"/>
              <w:sz w:val="24"/>
              <w:szCs w:val="24"/>
              <w:highlight w:val="none"/>
              <w:shd w:val="clear" w:fill="FFFFFF"/>
              <w:lang w:val="en-US" w:eastAsia="zh-CN" w:bidi="ar"/>
            </w:rPr>
            <w:delText>具体而言，</w:delText>
          </w:r>
        </w:del>
      </w:ins>
      <w:ins w:id="250" w:author="王锭云" w:date="2026-09-15T17:22:29Z">
        <w:r>
          <w:rPr>
            <w:rFonts w:hint="eastAsia" w:ascii="宋体" w:hAnsi="宋体" w:eastAsia="宋体" w:cs="宋体"/>
            <w:b w:val="0"/>
            <w:bCs w:val="0"/>
            <w:color w:val="auto"/>
            <w:kern w:val="0"/>
            <w:sz w:val="24"/>
            <w:szCs w:val="24"/>
            <w:highlight w:val="none"/>
            <w:shd w:val="clear" w:fill="FFFFFF"/>
            <w:lang w:val="en-US" w:eastAsia="zh-CN" w:bidi="ar"/>
          </w:rPr>
          <w:t>沉默的螺旋理论回答“悼念者为何退场”，个体对意见气候的感知会系统性影响其表达意愿，当玩梗声量上升、悼念表达显得“不合时宜”时，悼念者倾向沉默、玩梗者更敢发声，由此形成可见性层面的再分配；注意力衰减理论则回答“悼念为何会退潮”：集体注意力随重复曝光而递减，悼念内容的边际吸引力随时间下降，这为“悼念让位”提供了时序前提。三个理论分别锚定“扩散—沉默—退潮”三个环节，共同构成表征转移的完整机制叙事。</w:t>
        </w:r>
      </w:ins>
    </w:p>
    <w:p w14:paraId="06E1B8C8">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highlight w:val="none"/>
        </w:rPr>
      </w:pPr>
      <w:ins w:id="251" w:author="王锭云" w:date="2026-09-15T17:22:29Z">
        <w:r>
          <w:rPr>
            <w:rFonts w:hint="eastAsia" w:ascii="宋体" w:hAnsi="宋体" w:eastAsia="宋体" w:cs="宋体"/>
            <w:b w:val="0"/>
            <w:bCs w:val="0"/>
            <w:color w:val="auto"/>
            <w:kern w:val="0"/>
            <w:sz w:val="24"/>
            <w:szCs w:val="24"/>
            <w:highlight w:val="none"/>
            <w:shd w:val="clear" w:fill="FFFFFF"/>
            <w:lang w:val="en-US" w:eastAsia="zh-CN" w:bidi="ar"/>
          </w:rPr>
          <w:t>真正“落地”为建模要素的是策展塑造层的两个理论。算法策展/算法放大（Pariser, 2011; Benkler et al., 2018; Green et al., 2024）将推荐系统定位为“非人类策展主体”——它不生产内容，却通过选择性曝光组织公共话语，决定什么被看见、什么被埋没。这是本研究的核心机制变量，在仿真中落地为可切换的推荐算法因子（随机/时序/兴趣三档），也是本研究试图通过反事实实验加以识别的因果变量。同时，数字哀悼/逝后数字记忆（West et al., 2021; Gibson, 2007; Walter, 2015）则描述了死亡触发注意力激增→线上哀悼→二次创作→记忆沉淀的spike+decay形态，在本研究中落地为效标基线——仿真须先复现这一形态，才能在此基础上作因果推断，否则需返回调整模型规则。</w:t>
        </w:r>
      </w:ins>
    </w:p>
    <w:p w14:paraId="7A69CE5C">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outlineLvl w:val="1"/>
        <w:rPr>
          <w:rFonts w:hint="eastAsia" w:ascii="Times New Roman" w:hAnsi="Times New Roman" w:eastAsia="方正楷体_GBK" w:cs="方正楷体_GBK"/>
          <w:b/>
          <w:bCs/>
          <w:color w:val="auto"/>
          <w:kern w:val="0"/>
          <w:sz w:val="24"/>
          <w:highlight w:val="none"/>
          <w:shd w:val="clear" w:fill="FFFFFF"/>
          <w:lang w:bidi="ar"/>
        </w:rPr>
      </w:pPr>
      <w:r>
        <w:rPr>
          <w:rFonts w:hint="eastAsia" w:ascii="Times New Roman" w:hAnsi="Times New Roman" w:eastAsia="方正楷体_GBK" w:cs="方正楷体_GBK"/>
          <w:b/>
          <w:bCs/>
          <w:color w:val="auto"/>
          <w:kern w:val="0"/>
          <w:sz w:val="24"/>
          <w:highlight w:val="none"/>
          <w:shd w:val="clear" w:fill="FFFFFF"/>
          <w:lang w:bidi="ar"/>
        </w:rPr>
        <w:t>（二）研究方法</w:t>
      </w:r>
    </w:p>
    <w:p w14:paraId="691BD5E7">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b w:val="0"/>
          <w:bCs w:val="0"/>
          <w:color w:val="auto"/>
          <w:kern w:val="0"/>
          <w:sz w:val="24"/>
          <w:szCs w:val="24"/>
          <w:highlight w:val="none"/>
          <w:shd w:val="clear" w:fill="FFFFFF"/>
          <w:lang w:val="en-US" w:eastAsia="zh-CN" w:bidi="ar"/>
        </w:rPr>
      </w:pPr>
      <w:r>
        <w:rPr>
          <w:rFonts w:hint="eastAsia" w:ascii="宋体" w:hAnsi="宋体" w:eastAsia="宋体" w:cs="宋体"/>
          <w:b w:val="0"/>
          <w:bCs w:val="0"/>
          <w:color w:val="auto"/>
          <w:kern w:val="0"/>
          <w:sz w:val="24"/>
          <w:szCs w:val="24"/>
          <w:highlight w:val="none"/>
          <w:shd w:val="clear" w:fill="FFFFFF"/>
          <w:lang w:val="en-US" w:eastAsia="zh-CN" w:bidi="ar"/>
        </w:rPr>
        <w:t>本研究采用基于大语言模型的多智能体仿真方法，将公众人物逝世后的社交媒体舆论场建模为由平台信息环境与</w:t>
      </w:r>
      <w:del w:id="252" w:author="张人杰" w:date="2026-09-15T13:16:46Z">
        <w:r>
          <w:rPr>
            <w:rFonts w:hint="eastAsia" w:ascii="宋体" w:hAnsi="宋体" w:eastAsia="宋体" w:cs="宋体"/>
            <w:b w:val="0"/>
            <w:bCs w:val="0"/>
            <w:color w:val="auto"/>
            <w:kern w:val="0"/>
            <w:sz w:val="24"/>
            <w:szCs w:val="24"/>
            <w:highlight w:val="none"/>
            <w:shd w:val="clear" w:fill="FFFFFF"/>
            <w:lang w:val="en-US" w:eastAsia="zh-CN" w:bidi="ar"/>
          </w:rPr>
          <w:delText>异质性</w:delText>
        </w:r>
      </w:del>
      <w:r>
        <w:rPr>
          <w:rFonts w:hint="eastAsia" w:ascii="宋体" w:hAnsi="宋体" w:eastAsia="宋体" w:cs="宋体"/>
          <w:b w:val="0"/>
          <w:bCs w:val="0"/>
          <w:color w:val="auto"/>
          <w:kern w:val="0"/>
          <w:sz w:val="24"/>
          <w:szCs w:val="24"/>
          <w:highlight w:val="none"/>
          <w:shd w:val="clear" w:fill="FFFFFF"/>
          <w:lang w:val="en-US" w:eastAsia="zh-CN" w:bidi="ar"/>
        </w:rPr>
        <w:t>用户共同构成的动态系统。</w:t>
      </w:r>
      <w:del w:id="253" w:author="张人杰" w:date="2026-09-15T13:16:54Z">
        <w:r>
          <w:rPr>
            <w:rFonts w:hint="eastAsia" w:ascii="宋体" w:hAnsi="宋体" w:eastAsia="宋体" w:cs="宋体"/>
            <w:b w:val="0"/>
            <w:bCs w:val="0"/>
            <w:color w:val="auto"/>
            <w:kern w:val="0"/>
            <w:sz w:val="24"/>
            <w:szCs w:val="24"/>
            <w:highlight w:val="none"/>
            <w:shd w:val="clear" w:fill="FFFFFF"/>
            <w:lang w:val="en-US" w:eastAsia="zh-CN" w:bidi="ar"/>
          </w:rPr>
          <w:delText>选择该方法的原因在于，</w:delText>
        </w:r>
      </w:del>
      <w:r>
        <w:rPr>
          <w:rFonts w:hint="eastAsia" w:ascii="宋体" w:hAnsi="宋体" w:eastAsia="宋体" w:cs="宋体"/>
          <w:b w:val="0"/>
          <w:bCs w:val="0"/>
          <w:color w:val="auto"/>
          <w:kern w:val="0"/>
          <w:sz w:val="24"/>
          <w:szCs w:val="24"/>
          <w:highlight w:val="none"/>
          <w:shd w:val="clear" w:fill="FFFFFF"/>
          <w:lang w:val="en-US" w:eastAsia="zh-CN" w:bidi="ar"/>
        </w:rPr>
        <w:t>本文试图解释的</w:t>
      </w:r>
      <w:ins w:id="254" w:author="张人杰" w:date="2026-09-15T13:17:07Z">
        <w:r>
          <w:rPr>
            <w:rFonts w:hint="eastAsia" w:ascii="宋体" w:hAnsi="宋体" w:eastAsia="宋体" w:cs="宋体"/>
            <w:b w:val="0"/>
            <w:bCs w:val="0"/>
            <w:color w:val="auto"/>
            <w:kern w:val="0"/>
            <w:sz w:val="24"/>
            <w:szCs w:val="24"/>
            <w:highlight w:val="none"/>
            <w:shd w:val="clear" w:fill="FFFFFF"/>
            <w:lang w:val="en-US" w:eastAsia="zh-CN" w:bidi="ar"/>
          </w:rPr>
          <w:t>社交媒体</w:t>
        </w:r>
      </w:ins>
      <w:r>
        <w:rPr>
          <w:rFonts w:hint="eastAsia" w:ascii="宋体" w:hAnsi="宋体" w:eastAsia="宋体" w:cs="宋体"/>
          <w:b w:val="0"/>
          <w:bCs w:val="0"/>
          <w:color w:val="auto"/>
          <w:kern w:val="0"/>
          <w:sz w:val="24"/>
          <w:szCs w:val="24"/>
          <w:highlight w:val="none"/>
          <w:shd w:val="clear" w:fill="FFFFFF"/>
          <w:lang w:val="en-US" w:eastAsia="zh-CN" w:bidi="ar"/>
        </w:rPr>
        <w:t>表征偏移并非单一主体的行为结果，而是平台持续配置内容可见性、用户依据所见环境作出表达选择、新产生的内容再次进入平台分发的循环过程。传统的结果态数据可以呈现不同内容类型的数量与份额变化，却较难直接观察这一循环中的微观行为过程。</w:t>
      </w:r>
    </w:p>
    <w:p w14:paraId="39D8B34F">
      <w:pPr>
        <w:shd w:val="clear"/>
        <w:jc w:val="center"/>
        <w:rPr>
          <w:rFonts w:hint="eastAsia"/>
          <w:highlight w:val="none"/>
        </w:rPr>
      </w:pPr>
      <w:r>
        <w:rPr>
          <w:rFonts w:hint="eastAsia"/>
          <w:highlight w:val="none"/>
        </w:rPr>
        <w:drawing>
          <wp:inline distT="0" distB="0" distL="114300" distR="114300">
            <wp:extent cx="4729480" cy="2665095"/>
            <wp:effectExtent l="0" t="0" r="20320" b="1905"/>
            <wp:docPr id="1" name="图片 1" descr="WechatIMG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WechatIMG665"/>
                    <pic:cNvPicPr>
                      <a:picLocks noChangeAspect="1"/>
                    </pic:cNvPicPr>
                  </pic:nvPicPr>
                  <pic:blipFill>
                    <a:blip r:embed="rId9"/>
                    <a:stretch>
                      <a:fillRect/>
                    </a:stretch>
                  </pic:blipFill>
                  <pic:spPr>
                    <a:xfrm>
                      <a:off x="0" y="0"/>
                      <a:ext cx="4729480" cy="2665095"/>
                    </a:xfrm>
                    <a:prstGeom prst="rect">
                      <a:avLst/>
                    </a:prstGeom>
                  </pic:spPr>
                </pic:pic>
              </a:graphicData>
            </a:graphic>
          </wp:inline>
        </w:drawing>
      </w:r>
    </w:p>
    <w:p w14:paraId="77E09C6C">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hint="eastAsia" w:ascii="Times New Roman" w:hAnsi="Times New Roman"/>
          <w:lang w:val="en-US" w:eastAsia="zh-CN"/>
        </w:rPr>
      </w:pPr>
      <w:r>
        <w:rPr>
          <w:rFonts w:ascii="Times New Roman" w:hAnsi="Times New Roman"/>
        </w:rPr>
        <w:t>图1　</w:t>
      </w:r>
      <w:r>
        <w:rPr>
          <w:rFonts w:hint="eastAsia" w:ascii="Times New Roman" w:hAnsi="Times New Roman"/>
          <w:lang w:val="en-US" w:eastAsia="zh-CN"/>
        </w:rPr>
        <w:t>多智能体模拟构架图</w:t>
      </w:r>
    </w:p>
    <w:p w14:paraId="1A4CB2BD">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b w:val="0"/>
          <w:bCs w:val="0"/>
          <w:color w:val="auto"/>
          <w:kern w:val="0"/>
          <w:sz w:val="24"/>
          <w:szCs w:val="24"/>
          <w:highlight w:val="none"/>
          <w:shd w:val="clear" w:fill="FFFFFF"/>
          <w:lang w:val="en-US" w:eastAsia="zh-CN" w:bidi="ar"/>
        </w:rPr>
      </w:pPr>
      <w:ins w:id="255" w:author="张人杰" w:date="2026-09-15T13:17:49Z">
        <w:r>
          <w:rPr>
            <w:rFonts w:hint="eastAsia" w:ascii="宋体" w:hAnsi="宋体" w:eastAsia="宋体" w:cs="宋体"/>
            <w:b w:val="0"/>
            <w:bCs w:val="0"/>
            <w:color w:val="auto"/>
            <w:kern w:val="0"/>
            <w:sz w:val="24"/>
            <w:szCs w:val="24"/>
            <w:highlight w:val="none"/>
            <w:shd w:val="clear" w:fill="FFFFFF"/>
            <w:lang w:val="en-US" w:eastAsia="zh-CN" w:bidi="ar"/>
          </w:rPr>
          <w:t>仿真</w:t>
        </w:r>
      </w:ins>
      <w:del w:id="256" w:author="张人杰" w:date="2026-09-15T13:17:44Z">
        <w:r>
          <w:rPr>
            <w:rFonts w:hint="eastAsia" w:ascii="宋体" w:hAnsi="宋体" w:eastAsia="宋体" w:cs="宋体"/>
            <w:b w:val="0"/>
            <w:bCs w:val="0"/>
            <w:color w:val="auto"/>
            <w:kern w:val="0"/>
            <w:sz w:val="24"/>
            <w:szCs w:val="24"/>
            <w:highlight w:val="none"/>
            <w:shd w:val="clear" w:fill="FFFFFF"/>
            <w:lang w:val="en-US" w:eastAsia="zh-CN" w:bidi="ar"/>
          </w:rPr>
          <w:delText>模型不以复刻现实平台的全部功能为目标，而是</w:delText>
        </w:r>
      </w:del>
      <w:r>
        <w:rPr>
          <w:rFonts w:hint="eastAsia" w:ascii="宋体" w:hAnsi="宋体" w:eastAsia="宋体" w:cs="宋体"/>
          <w:b w:val="0"/>
          <w:bCs w:val="0"/>
          <w:color w:val="auto"/>
          <w:kern w:val="0"/>
          <w:sz w:val="24"/>
          <w:szCs w:val="24"/>
          <w:highlight w:val="none"/>
          <w:shd w:val="clear" w:fill="FFFFFF"/>
          <w:lang w:val="en-US" w:eastAsia="zh-CN" w:bidi="ar"/>
        </w:rPr>
        <w:t>围绕“平台如何组织可见信息、用户如何决定是否表达、个体表达如何聚合为宏观内容构成”三个环节进行机制化抽象。平台端负责真实内容注入、内容池维护和个体信息流生成；智能体端负责读取信息流、判断是否发声并生成相应内容。通过改变平台的信息流生成制度，并保持事件输入、用户群体和表达规则相对一致，本文考察不同策展环境下用户表达与宏观表征的演化差异。</w:t>
      </w:r>
    </w:p>
    <w:p w14:paraId="45ACDBCE">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b w:val="0"/>
          <w:bCs w:val="0"/>
          <w:color w:val="auto"/>
          <w:kern w:val="0"/>
          <w:sz w:val="24"/>
          <w:szCs w:val="24"/>
          <w:highlight w:val="none"/>
          <w:shd w:val="clear" w:fill="FFFFFF"/>
          <w:lang w:val="en-US" w:eastAsia="zh-CN" w:bidi="ar"/>
        </w:rPr>
      </w:pPr>
      <w:r>
        <w:rPr>
          <w:rFonts w:hint="eastAsia" w:ascii="宋体" w:hAnsi="宋体" w:eastAsia="宋体" w:cs="宋体"/>
          <w:b w:val="0"/>
          <w:bCs w:val="0"/>
          <w:color w:val="auto"/>
          <w:kern w:val="0"/>
          <w:sz w:val="24"/>
          <w:szCs w:val="24"/>
          <w:highlight w:val="none"/>
          <w:shd w:val="clear" w:fill="FFFFFF"/>
          <w:lang w:val="en-US" w:eastAsia="zh-CN" w:bidi="ar"/>
        </w:rPr>
        <w:t>因此，本研究属于基于真实事件的机制建模与结构反事实比较。模型能够检验一组明确的微观规则是否足以形成与现实相似的宏观轨迹，并比较不同策展制度下轨迹的变化，但不将模型内差异直接等同于现实平台算法的净因果效应。</w:t>
      </w:r>
    </w:p>
    <w:p w14:paraId="39C2A3A8">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kern w:val="0"/>
          <w:sz w:val="24"/>
          <w:szCs w:val="24"/>
          <w:highlight w:val="none"/>
          <w:shd w:val="clear" w:fill="FFFFFF"/>
          <w:lang w:val="en-US" w:eastAsia="zh-CN" w:bidi="ar"/>
        </w:rPr>
      </w:pPr>
      <w:r>
        <w:rPr>
          <w:rFonts w:hint="eastAsia" w:ascii="宋体" w:hAnsi="宋体" w:eastAsia="宋体" w:cs="宋体"/>
          <w:b/>
          <w:bCs/>
          <w:color w:val="auto"/>
          <w:kern w:val="0"/>
          <w:sz w:val="24"/>
          <w:szCs w:val="24"/>
          <w:highlight w:val="none"/>
          <w:shd w:val="clear" w:fill="FFFFFF"/>
          <w:lang w:val="en-US" w:eastAsia="zh-CN" w:bidi="ar"/>
        </w:rPr>
        <w:t>1. 数据驱动的环境与智能体构建</w:t>
      </w:r>
    </w:p>
    <w:p w14:paraId="599CF719">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del w:id="257" w:author="张人杰" w:date="2026-09-15T13:25:30Z"/>
          <w:rFonts w:hint="eastAsia" w:ascii="宋体" w:hAnsi="宋体" w:eastAsia="宋体" w:cs="宋体"/>
          <w:b w:val="0"/>
          <w:bCs w:val="0"/>
          <w:color w:val="auto"/>
          <w:kern w:val="0"/>
          <w:sz w:val="24"/>
          <w:szCs w:val="24"/>
          <w:highlight w:val="none"/>
          <w:shd w:val="clear" w:fill="FFFFFF"/>
          <w:lang w:val="en-US" w:eastAsia="zh-CN" w:bidi="ar"/>
        </w:rPr>
      </w:pPr>
      <w:r>
        <w:rPr>
          <w:rFonts w:hint="eastAsia" w:ascii="宋体" w:hAnsi="宋体" w:eastAsia="宋体" w:cs="宋体"/>
          <w:b w:val="0"/>
          <w:bCs w:val="0"/>
          <w:color w:val="auto"/>
          <w:kern w:val="0"/>
          <w:sz w:val="24"/>
          <w:szCs w:val="24"/>
          <w:highlight w:val="none"/>
          <w:shd w:val="clear" w:fill="FFFFFF"/>
          <w:lang w:val="en-US" w:eastAsia="zh-CN" w:bidi="ar"/>
        </w:rPr>
        <w:t>模型以抖音、微博和小红书中与张雪峰相关的真实帖文为</w:t>
      </w:r>
      <w:ins w:id="258" w:author="张人杰" w:date="2026-09-15T13:24:22Z">
        <w:r>
          <w:rPr>
            <w:rFonts w:hint="eastAsia" w:ascii="宋体" w:hAnsi="宋体" w:eastAsia="宋体" w:cs="宋体"/>
            <w:b w:val="0"/>
            <w:bCs w:val="0"/>
            <w:color w:val="auto"/>
            <w:kern w:val="0"/>
            <w:sz w:val="24"/>
            <w:szCs w:val="24"/>
            <w:highlight w:val="none"/>
            <w:shd w:val="clear" w:fill="FFFFFF"/>
            <w:lang w:val="en-US" w:eastAsia="zh-CN" w:bidi="ar"/>
          </w:rPr>
          <w:t>数据</w:t>
        </w:r>
      </w:ins>
      <w:del w:id="259" w:author="张人杰" w:date="2026-09-15T13:24:21Z">
        <w:r>
          <w:rPr>
            <w:rFonts w:hint="eastAsia" w:ascii="宋体" w:hAnsi="宋体" w:eastAsia="宋体" w:cs="宋体"/>
            <w:b w:val="0"/>
            <w:bCs w:val="0"/>
            <w:color w:val="auto"/>
            <w:kern w:val="0"/>
            <w:sz w:val="24"/>
            <w:szCs w:val="24"/>
            <w:highlight w:val="none"/>
            <w:shd w:val="clear" w:fill="FFFFFF"/>
            <w:lang w:val="en-US" w:eastAsia="zh-CN" w:bidi="ar"/>
          </w:rPr>
          <w:delText>经验</w:delText>
        </w:r>
      </w:del>
      <w:r>
        <w:rPr>
          <w:rFonts w:hint="eastAsia" w:ascii="宋体" w:hAnsi="宋体" w:eastAsia="宋体" w:cs="宋体"/>
          <w:b w:val="0"/>
          <w:bCs w:val="0"/>
          <w:color w:val="auto"/>
          <w:kern w:val="0"/>
          <w:sz w:val="24"/>
          <w:szCs w:val="24"/>
          <w:highlight w:val="none"/>
          <w:shd w:val="clear" w:fill="FFFFFF"/>
          <w:lang w:val="en-US" w:eastAsia="zh-CN" w:bidi="ar"/>
        </w:rPr>
        <w:t>基础。原始数据包含52,736条数据记录，经人工标注后划分为教育观点讨论、事件悼念讨论、梗文化讨论、其他讨论、借势营销和爬取噪音六类。</w:t>
      </w:r>
      <w:ins w:id="260" w:author="张人杰" w:date="2026-09-15T13:25:30Z">
        <w:r>
          <w:rPr>
            <w:rFonts w:hint="eastAsia" w:ascii="宋体" w:hAnsi="宋体" w:eastAsia="宋体" w:cs="宋体"/>
            <w:b w:val="0"/>
            <w:bCs w:val="0"/>
            <w:color w:val="auto"/>
            <w:kern w:val="0"/>
            <w:sz w:val="24"/>
            <w:szCs w:val="24"/>
            <w:highlight w:val="none"/>
            <w:shd w:val="clear" w:fill="FFFFFF"/>
            <w:lang w:val="en-US" w:eastAsia="zh-CN" w:bidi="ar"/>
          </w:rPr>
          <w:t>前五类用于构建用户群体并分析内容构成；爬取噪音不对应独立智能体类型，但保留在总体信息环境中，以反映非目标信息的干扰。</w:t>
        </w:r>
      </w:ins>
      <w:del w:id="261" w:author="张人杰" w:date="2026-09-15T13:25:30Z">
        <w:r>
          <w:rPr>
            <w:rFonts w:hint="eastAsia" w:ascii="宋体" w:hAnsi="宋体" w:eastAsia="宋体" w:cs="宋体"/>
            <w:b w:val="0"/>
            <w:bCs w:val="0"/>
            <w:color w:val="auto"/>
            <w:kern w:val="0"/>
            <w:sz w:val="24"/>
            <w:szCs w:val="24"/>
            <w:highlight w:val="none"/>
            <w:shd w:val="clear" w:fill="FFFFFF"/>
            <w:lang w:val="en-US" w:eastAsia="zh-CN" w:bidi="ar"/>
          </w:rPr>
          <w:delText>其中，前五类用于构建用户群体和分析社交媒体内容构成，爬取噪音不被设置为独立智能体类型，但在总体信息环境中保留，以反映真实内容池中的非目标信息。</w:delText>
        </w:r>
      </w:del>
    </w:p>
    <w:p w14:paraId="23C92001">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b w:val="0"/>
          <w:bCs w:val="0"/>
          <w:color w:val="auto"/>
          <w:kern w:val="0"/>
          <w:sz w:val="24"/>
          <w:szCs w:val="24"/>
          <w:highlight w:val="none"/>
          <w:shd w:val="clear" w:fill="FFFFFF"/>
          <w:lang w:val="en-US" w:eastAsia="zh-CN" w:bidi="ar"/>
        </w:rPr>
      </w:pPr>
      <w:r>
        <w:rPr>
          <w:rFonts w:hint="eastAsia" w:ascii="宋体" w:hAnsi="宋体" w:eastAsia="宋体" w:cs="宋体"/>
          <w:b w:val="0"/>
          <w:bCs w:val="0"/>
          <w:color w:val="auto"/>
          <w:kern w:val="0"/>
          <w:sz w:val="24"/>
          <w:szCs w:val="24"/>
          <w:highlight w:val="none"/>
          <w:shd w:val="clear" w:fill="FFFFFF"/>
          <w:lang w:val="en-US" w:eastAsia="zh-CN" w:bidi="ar"/>
        </w:rPr>
        <w:t>上述原始样本覆盖2026年第5周至第22周（1月26日至5月31日），其中小红书33328条、抖音16602条、微博2806条。每条数据均设置“数据有效性”“内容类别”和“判定依据”三列人工编码。剔除20条存疑数据后，进入统计分析和仿真资产构建的样本为52716条。</w:t>
      </w:r>
    </w:p>
    <w:p w14:paraId="43C42295">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ins w:id="262" w:author="张人杰" w:date="2026-09-15T13:25:31Z"/>
          <w:rFonts w:hint="eastAsia" w:ascii="宋体" w:hAnsi="宋体" w:eastAsia="宋体" w:cs="宋体"/>
          <w:b w:val="0"/>
          <w:bCs w:val="0"/>
          <w:color w:val="auto"/>
          <w:kern w:val="0"/>
          <w:sz w:val="24"/>
          <w:szCs w:val="24"/>
          <w:highlight w:val="none"/>
          <w:shd w:val="clear" w:fill="FFFFFF"/>
          <w:lang w:val="en-US" w:eastAsia="zh-CN" w:bidi="ar"/>
        </w:rPr>
      </w:pPr>
      <w:r>
        <w:rPr>
          <w:rFonts w:hint="eastAsia" w:ascii="宋体" w:hAnsi="宋体" w:eastAsia="宋体" w:cs="宋体"/>
          <w:b w:val="0"/>
          <w:bCs w:val="0"/>
          <w:color w:val="auto"/>
          <w:kern w:val="0"/>
          <w:sz w:val="24"/>
          <w:szCs w:val="24"/>
          <w:highlight w:val="none"/>
          <w:shd w:val="clear" w:fill="FFFFFF"/>
          <w:lang w:val="en-US" w:eastAsia="zh-CN" w:bidi="ar"/>
        </w:rPr>
        <w:t>在52716条分析样本中，有效内容32530条，占61.7%，包括事件悼念讨论8973条、其他讨论8622条、教育观点讨论7769条和梗文化讨论7166条；其余20186条由借势营销16156条和爬取噪音4030条构成。这里的“无效”表示相应内容不进入公众人物核心表征的四分类统计，并不意味着其不属于平台信息环境。借势营销和爬取噪音因此仍保留在完整内容环境及真实帖子注入池中，以呈现平台中实际存在的内容竞争。</w:t>
      </w:r>
    </w:p>
    <w:p w14:paraId="58E6DCF4">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del w:id="263" w:author="张人杰" w:date="2026-09-15T13:24:01Z"/>
          <w:rFonts w:hint="eastAsia" w:ascii="宋体" w:hAnsi="宋体" w:eastAsia="宋体" w:cs="宋体"/>
          <w:b w:val="0"/>
          <w:bCs w:val="0"/>
          <w:color w:val="auto"/>
          <w:kern w:val="0"/>
          <w:sz w:val="24"/>
          <w:szCs w:val="24"/>
          <w:highlight w:val="none"/>
          <w:shd w:val="clear" w:fill="FFFFFF"/>
          <w:lang w:val="en-US" w:eastAsia="zh-CN" w:bidi="ar"/>
        </w:rPr>
      </w:pPr>
      <w:ins w:id="264" w:author="张人杰" w:date="2026-09-15T13:24:01Z">
        <w:r>
          <w:rPr>
            <w:rFonts w:hint="eastAsia" w:ascii="宋体" w:hAnsi="宋体" w:eastAsia="宋体" w:cs="宋体"/>
            <w:b w:val="0"/>
            <w:bCs w:val="0"/>
            <w:color w:val="auto"/>
            <w:kern w:val="0"/>
            <w:sz w:val="24"/>
            <w:szCs w:val="24"/>
            <w:highlight w:val="none"/>
            <w:shd w:val="clear" w:fill="FFFFFF"/>
            <w:lang w:val="en-US" w:eastAsia="zh-CN" w:bidi="ar"/>
          </w:rPr>
          <w:t>仿真覆盖2026年第12—22周，共11周，包括事件前基线、事件发生、悼念退潮和玩梗增长阶段。模型每周从真实数据中抽取约250条帖文作为外部输入，并保留其到达顺序和类别构成，以在控制计算规模的同时维持现实事件的时序结构。</w:t>
        </w:r>
      </w:ins>
      <w:del w:id="265" w:author="张人杰" w:date="2026-09-15T13:24:01Z">
        <w:r>
          <w:rPr>
            <w:rFonts w:hint="eastAsia" w:ascii="宋体" w:hAnsi="宋体" w:eastAsia="宋体" w:cs="宋体"/>
            <w:b w:val="0"/>
            <w:bCs w:val="0"/>
            <w:color w:val="auto"/>
            <w:kern w:val="0"/>
            <w:sz w:val="24"/>
            <w:szCs w:val="24"/>
            <w:highlight w:val="none"/>
            <w:shd w:val="clear" w:fill="FFFFFF"/>
            <w:lang w:val="en-US" w:eastAsia="zh-CN" w:bidi="ar"/>
          </w:rPr>
          <w:delText>仿真时间范围为2026年第12周至第22周，共11个自然周，覆盖去世前基线周、事件发生周、悼念退潮期和玩梗内容增长期。为在控制计算规模的同时保留现实事件的时序结构，模型从真实数据中按周抽取约250条帖子作为外部内容输入。抽样保留各周内容到达顺序及类别构成，使智能体面对与现实事件相对应的外部信息刺激。</w:delText>
        </w:r>
      </w:del>
    </w:p>
    <w:p w14:paraId="145EBE46">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ins w:id="266" w:author="张人杰" w:date="2026-09-15T13:24:03Z"/>
          <w:rFonts w:hint="eastAsia" w:ascii="宋体" w:hAnsi="宋体" w:eastAsia="宋体" w:cs="宋体"/>
          <w:b w:val="0"/>
          <w:bCs w:val="0"/>
          <w:color w:val="auto"/>
          <w:kern w:val="0"/>
          <w:sz w:val="24"/>
          <w:szCs w:val="24"/>
          <w:highlight w:val="none"/>
          <w:shd w:val="clear" w:fill="FFFFFF"/>
          <w:lang w:val="en-US" w:eastAsia="zh-CN" w:bidi="ar"/>
        </w:rPr>
      </w:pPr>
    </w:p>
    <w:p w14:paraId="738F28FA">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b w:val="0"/>
          <w:bCs w:val="0"/>
          <w:color w:val="auto"/>
          <w:kern w:val="0"/>
          <w:sz w:val="24"/>
          <w:szCs w:val="24"/>
          <w:highlight w:val="none"/>
          <w:shd w:val="clear" w:fill="FFFFFF"/>
          <w:lang w:val="en-US" w:eastAsia="zh-CN" w:bidi="ar"/>
        </w:rPr>
      </w:pPr>
      <w:r>
        <w:rPr>
          <w:rFonts w:hint="eastAsia" w:ascii="宋体" w:hAnsi="宋体" w:eastAsia="宋体" w:cs="宋体"/>
          <w:b w:val="0"/>
          <w:bCs w:val="0"/>
          <w:color w:val="auto"/>
          <w:kern w:val="0"/>
          <w:sz w:val="24"/>
          <w:szCs w:val="24"/>
          <w:highlight w:val="none"/>
          <w:shd w:val="clear" w:fill="FFFFFF"/>
          <w:lang w:val="en-US" w:eastAsia="zh-CN" w:bidi="ar"/>
        </w:rPr>
        <w:t>模型设置100个固定类型智能体。智能体构成依据W12—W22窗口内真实发帖用户的主导内容类型确定，分别为借势营销型23人、事件悼念型22人、其他讨论型21人、梗文化型19人和教育观点型15人。每个智能体具有相对稳定的内容倾向、语言风格、信息兴趣和表达门槛。智能体类型在仿真期间保持不变，模型不模拟用户从悼念者转变为玩梗者等认知或身份转换，而是允许不同类型智能体在不同信息环境中选择发声或沉默。</w:t>
      </w:r>
    </w:p>
    <w:p w14:paraId="32C8FBC9">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b w:val="0"/>
          <w:bCs w:val="0"/>
          <w:color w:val="auto"/>
          <w:kern w:val="0"/>
          <w:sz w:val="24"/>
          <w:szCs w:val="24"/>
          <w:highlight w:val="none"/>
          <w:shd w:val="clear" w:fill="FFFFFF"/>
          <w:lang w:val="en-US" w:eastAsia="zh-CN" w:bidi="ar"/>
        </w:rPr>
      </w:pPr>
      <w:r>
        <w:rPr>
          <w:rFonts w:hint="eastAsia" w:ascii="宋体" w:hAnsi="宋体" w:eastAsia="宋体" w:cs="宋体"/>
          <w:b w:val="0"/>
          <w:bCs w:val="0"/>
          <w:color w:val="auto"/>
          <w:kern w:val="0"/>
          <w:sz w:val="24"/>
          <w:szCs w:val="24"/>
          <w:highlight w:val="none"/>
          <w:shd w:val="clear" w:fill="FFFFFF"/>
          <w:lang w:val="en-US" w:eastAsia="zh-CN" w:bidi="ar"/>
        </w:rPr>
        <w:t>这一设定</w:t>
      </w:r>
      <w:ins w:id="267" w:author="张人杰" w:date="2026-09-15T13:26:48Z">
        <w:r>
          <w:rPr>
            <w:rFonts w:hint="eastAsia" w:ascii="宋体" w:hAnsi="宋体" w:eastAsia="宋体" w:cs="宋体"/>
            <w:b w:val="0"/>
            <w:bCs w:val="0"/>
            <w:color w:val="auto"/>
            <w:kern w:val="0"/>
            <w:sz w:val="24"/>
            <w:szCs w:val="24"/>
            <w:highlight w:val="none"/>
            <w:shd w:val="clear" w:fill="FFFFFF"/>
            <w:lang w:val="en-US" w:eastAsia="zh-CN" w:bidi="ar"/>
          </w:rPr>
          <w:t>的前提是经过数据挖掘报告发现，约96%的用户在几个月内的发言倾向属于一个类别，仅4%的用户会发生类型转换。这也</w:t>
        </w:r>
      </w:ins>
      <w:r>
        <w:rPr>
          <w:rFonts w:hint="eastAsia" w:ascii="宋体" w:hAnsi="宋体" w:eastAsia="宋体" w:cs="宋体"/>
          <w:b w:val="0"/>
          <w:bCs w:val="0"/>
          <w:color w:val="auto"/>
          <w:kern w:val="0"/>
          <w:sz w:val="24"/>
          <w:szCs w:val="24"/>
          <w:highlight w:val="none"/>
          <w:shd w:val="clear" w:fill="FFFFFF"/>
          <w:lang w:val="en-US" w:eastAsia="zh-CN" w:bidi="ar"/>
        </w:rPr>
        <w:t>意味着，宏观表征的变化</w:t>
      </w:r>
      <w:ins w:id="268" w:author="张人杰" w:date="2026-09-15T13:28:28Z">
        <w:r>
          <w:rPr>
            <w:rFonts w:hint="eastAsia" w:ascii="宋体" w:hAnsi="宋体" w:eastAsia="宋体" w:cs="宋体"/>
            <w:b w:val="0"/>
            <w:bCs w:val="0"/>
            <w:color w:val="auto"/>
            <w:kern w:val="0"/>
            <w:sz w:val="24"/>
            <w:szCs w:val="24"/>
            <w:highlight w:val="none"/>
            <w:shd w:val="clear" w:fill="FFFFFF"/>
            <w:lang w:val="en-US" w:eastAsia="zh-CN" w:bidi="ar"/>
          </w:rPr>
          <w:t>很少</w:t>
        </w:r>
      </w:ins>
      <w:del w:id="269" w:author="张人杰" w:date="2026-09-15T13:28:27Z">
        <w:r>
          <w:rPr>
            <w:rFonts w:hint="eastAsia" w:ascii="宋体" w:hAnsi="宋体" w:eastAsia="宋体" w:cs="宋体"/>
            <w:b w:val="0"/>
            <w:bCs w:val="0"/>
            <w:color w:val="auto"/>
            <w:kern w:val="0"/>
            <w:sz w:val="24"/>
            <w:szCs w:val="24"/>
            <w:highlight w:val="none"/>
            <w:shd w:val="clear" w:fill="FFFFFF"/>
            <w:lang w:val="en-US" w:eastAsia="zh-CN" w:bidi="ar"/>
          </w:rPr>
          <w:delText>不</w:delText>
        </w:r>
      </w:del>
      <w:r>
        <w:rPr>
          <w:rFonts w:hint="eastAsia" w:ascii="宋体" w:hAnsi="宋体" w:eastAsia="宋体" w:cs="宋体"/>
          <w:b w:val="0"/>
          <w:bCs w:val="0"/>
          <w:color w:val="auto"/>
          <w:kern w:val="0"/>
          <w:sz w:val="24"/>
          <w:szCs w:val="24"/>
          <w:highlight w:val="none"/>
          <w:shd w:val="clear" w:fill="FFFFFF"/>
          <w:lang w:val="en-US" w:eastAsia="zh-CN" w:bidi="ar"/>
        </w:rPr>
        <w:t>依赖个体类型转换，而主要来自三种构成效应：不同群体的发言率发生变化、不同类型内容的供给比例发生变化，以及平台对不同内容的可见性配置发生变化。</w:t>
      </w:r>
    </w:p>
    <w:p w14:paraId="2C92531A">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kern w:val="0"/>
          <w:sz w:val="24"/>
          <w:szCs w:val="24"/>
          <w:highlight w:val="none"/>
          <w:shd w:val="clear" w:fill="FFFFFF"/>
          <w:lang w:val="en-US" w:eastAsia="zh-CN" w:bidi="ar"/>
        </w:rPr>
      </w:pPr>
      <w:r>
        <w:rPr>
          <w:rFonts w:hint="eastAsia" w:ascii="宋体" w:hAnsi="宋体" w:eastAsia="宋体" w:cs="宋体"/>
          <w:b/>
          <w:bCs/>
          <w:color w:val="auto"/>
          <w:kern w:val="0"/>
          <w:sz w:val="24"/>
          <w:szCs w:val="24"/>
          <w:highlight w:val="none"/>
          <w:shd w:val="clear" w:fill="FFFFFF"/>
          <w:lang w:val="en-US" w:eastAsia="zh-CN" w:bidi="ar"/>
        </w:rPr>
        <w:t>2. 平台—用户交互过程</w:t>
      </w:r>
    </w:p>
    <w:p w14:paraId="734EC619">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del w:id="270" w:author="张人杰" w:date="2026-09-15T18:20:39Z"/>
          <w:rFonts w:hint="eastAsia" w:ascii="宋体" w:hAnsi="宋体" w:eastAsia="宋体" w:cs="宋体"/>
          <w:b w:val="0"/>
          <w:bCs w:val="0"/>
          <w:color w:val="auto"/>
          <w:kern w:val="0"/>
          <w:sz w:val="24"/>
          <w:szCs w:val="24"/>
          <w:highlight w:val="none"/>
          <w:shd w:val="clear" w:fill="FFFFFF"/>
          <w:lang w:val="en-US" w:eastAsia="zh-CN" w:bidi="ar"/>
        </w:rPr>
      </w:pPr>
      <w:del w:id="271" w:author="张人杰" w:date="2026-09-15T16:34:20Z">
        <w:r>
          <w:rPr>
            <w:rFonts w:hint="default" w:ascii="宋体" w:hAnsi="宋体" w:eastAsia="宋体" w:cs="宋体"/>
            <w:b w:val="0"/>
            <w:bCs w:val="0"/>
            <w:color w:val="auto"/>
            <w:kern w:val="0"/>
            <w:sz w:val="24"/>
            <w:szCs w:val="24"/>
            <w:highlight w:val="none"/>
            <w:shd w:val="clear" w:fill="FFFFFF"/>
            <w:lang w:val="en-US" w:eastAsia="zh-CN" w:bidi="ar"/>
          </w:rPr>
          <w:delText>每一</w:delText>
        </w:r>
      </w:del>
      <w:ins w:id="272" w:author="张人杰" w:date="2026-09-15T16:34:23Z">
        <w:r>
          <w:rPr>
            <w:rFonts w:hint="eastAsia" w:ascii="宋体" w:hAnsi="宋体" w:eastAsia="宋体" w:cs="宋体"/>
            <w:b w:val="0"/>
            <w:bCs w:val="0"/>
            <w:color w:val="auto"/>
            <w:kern w:val="0"/>
            <w:sz w:val="24"/>
            <w:szCs w:val="24"/>
            <w:highlight w:val="none"/>
            <w:shd w:val="clear" w:fill="FFFFFF"/>
            <w:lang w:val="en-US" w:eastAsia="zh-CN" w:bidi="ar"/>
          </w:rPr>
          <w:t>每一轮</w:t>
        </w:r>
      </w:ins>
      <w:r>
        <w:rPr>
          <w:rFonts w:hint="eastAsia" w:ascii="宋体" w:hAnsi="宋体" w:eastAsia="宋体" w:cs="宋体"/>
          <w:b w:val="0"/>
          <w:bCs w:val="0"/>
          <w:color w:val="auto"/>
          <w:kern w:val="0"/>
          <w:sz w:val="24"/>
          <w:szCs w:val="24"/>
          <w:highlight w:val="none"/>
          <w:shd w:val="clear" w:fill="FFFFFF"/>
          <w:lang w:val="en-US" w:eastAsia="zh-CN" w:bidi="ar"/>
        </w:rPr>
        <w:t>仿真周期依次经历现实帖子注入、个体信息流生成、用户感知与表达决策、内容回流四个环节。</w:t>
      </w:r>
    </w:p>
    <w:p w14:paraId="2EBBFA2B">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b w:val="0"/>
          <w:bCs w:val="0"/>
          <w:color w:val="auto"/>
          <w:kern w:val="0"/>
          <w:sz w:val="24"/>
          <w:szCs w:val="24"/>
          <w:highlight w:val="none"/>
          <w:shd w:val="clear" w:fill="FFFFFF"/>
          <w:lang w:val="en-US" w:eastAsia="zh-CN" w:bidi="ar"/>
        </w:rPr>
      </w:pPr>
      <w:r>
        <w:rPr>
          <w:rFonts w:hint="eastAsia" w:ascii="宋体" w:hAnsi="宋体" w:eastAsia="宋体" w:cs="宋体"/>
          <w:b w:val="0"/>
          <w:bCs w:val="0"/>
          <w:color w:val="auto"/>
          <w:kern w:val="0"/>
          <w:sz w:val="24"/>
          <w:szCs w:val="24"/>
          <w:highlight w:val="none"/>
          <w:shd w:val="clear" w:fill="FFFFFF"/>
          <w:lang w:val="en-US" w:eastAsia="zh-CN" w:bidi="ar"/>
        </w:rPr>
        <w:t>环境按现实时间将外部帖子注入公共内容池，平台依</w:t>
      </w:r>
      <w:del w:id="273" w:author="张人杰" w:date="2026-09-15T16:34:47Z">
        <w:r>
          <w:rPr>
            <w:rFonts w:hint="default" w:ascii="宋体" w:hAnsi="宋体" w:eastAsia="宋体" w:cs="宋体"/>
            <w:b w:val="0"/>
            <w:bCs w:val="0"/>
            <w:color w:val="auto"/>
            <w:kern w:val="0"/>
            <w:sz w:val="24"/>
            <w:szCs w:val="24"/>
            <w:highlight w:val="none"/>
            <w:shd w:val="clear" w:fill="FFFFFF"/>
            <w:lang w:val="en-US" w:eastAsia="zh-CN" w:bidi="ar"/>
          </w:rPr>
          <w:delText>实验条件</w:delText>
        </w:r>
      </w:del>
      <w:ins w:id="274" w:author="张人杰" w:date="2026-09-15T16:34:50Z">
        <w:r>
          <w:rPr>
            <w:rFonts w:hint="eastAsia" w:ascii="宋体" w:hAnsi="宋体" w:eastAsia="宋体" w:cs="宋体"/>
            <w:b w:val="0"/>
            <w:bCs w:val="0"/>
            <w:color w:val="auto"/>
            <w:kern w:val="0"/>
            <w:sz w:val="24"/>
            <w:szCs w:val="24"/>
            <w:highlight w:val="none"/>
            <w:shd w:val="clear" w:fill="FFFFFF"/>
            <w:lang w:val="en-US" w:eastAsia="zh-CN" w:bidi="ar"/>
          </w:rPr>
          <w:t>策展制度</w:t>
        </w:r>
      </w:ins>
      <w:r>
        <w:rPr>
          <w:rFonts w:hint="eastAsia" w:ascii="宋体" w:hAnsi="宋体" w:eastAsia="宋体" w:cs="宋体"/>
          <w:b w:val="0"/>
          <w:bCs w:val="0"/>
          <w:color w:val="auto"/>
          <w:kern w:val="0"/>
          <w:sz w:val="24"/>
          <w:szCs w:val="24"/>
          <w:highlight w:val="none"/>
          <w:shd w:val="clear" w:fill="FFFFFF"/>
          <w:lang w:val="en-US" w:eastAsia="zh-CN" w:bidi="ar"/>
        </w:rPr>
        <w:t>为每个智能体生成10条帖文的信息流；智能体据此更新同类内容可见度与累积曝光，并由</w:t>
      </w:r>
      <w:del w:id="275" w:author="张人杰" w:date="2026-09-15T16:35:09Z">
        <w:r>
          <w:rPr>
            <w:rFonts w:hint="default" w:ascii="宋体" w:hAnsi="宋体" w:eastAsia="宋体" w:cs="宋体"/>
            <w:b w:val="0"/>
            <w:bCs w:val="0"/>
            <w:color w:val="auto"/>
            <w:kern w:val="0"/>
            <w:sz w:val="24"/>
            <w:szCs w:val="24"/>
            <w:highlight w:val="none"/>
            <w:shd w:val="clear" w:fill="FFFFFF"/>
            <w:lang w:val="en-US" w:eastAsia="zh-CN" w:bidi="ar"/>
          </w:rPr>
          <w:delText>表达效用</w:delText>
        </w:r>
      </w:del>
      <w:ins w:id="276" w:author="张人杰" w:date="2026-09-15T16:35:11Z">
        <w:r>
          <w:rPr>
            <w:rFonts w:hint="eastAsia" w:ascii="宋体" w:hAnsi="宋体" w:eastAsia="宋体" w:cs="宋体"/>
            <w:b w:val="0"/>
            <w:bCs w:val="0"/>
            <w:color w:val="auto"/>
            <w:kern w:val="0"/>
            <w:sz w:val="24"/>
            <w:szCs w:val="24"/>
            <w:highlight w:val="none"/>
            <w:shd w:val="clear" w:fill="FFFFFF"/>
            <w:lang w:val="en-US" w:eastAsia="zh-CN" w:bidi="ar"/>
          </w:rPr>
          <w:t>表达决策模型</w:t>
        </w:r>
      </w:ins>
      <w:r>
        <w:rPr>
          <w:rFonts w:hint="eastAsia" w:ascii="宋体" w:hAnsi="宋体" w:eastAsia="宋体" w:cs="宋体"/>
          <w:b w:val="0"/>
          <w:bCs w:val="0"/>
          <w:color w:val="auto"/>
          <w:kern w:val="0"/>
          <w:sz w:val="24"/>
          <w:szCs w:val="24"/>
          <w:highlight w:val="none"/>
          <w:shd w:val="clear" w:fill="FFFFFF"/>
          <w:lang w:val="en-US" w:eastAsia="zh-CN" w:bidi="ar"/>
        </w:rPr>
        <w:t>决定发声或沉默。发声者生成的内容回到公共内容池，成为后续周期的可分发对象。</w:t>
      </w:r>
    </w:p>
    <w:p w14:paraId="0B488E87">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b w:val="0"/>
          <w:bCs w:val="0"/>
          <w:color w:val="auto"/>
          <w:kern w:val="0"/>
          <w:sz w:val="24"/>
          <w:szCs w:val="24"/>
          <w:highlight w:val="none"/>
          <w:shd w:val="clear" w:fill="FFFFFF"/>
          <w:lang w:val="en-US" w:eastAsia="zh-CN" w:bidi="ar"/>
        </w:rPr>
      </w:pPr>
      <w:r>
        <w:rPr>
          <w:rFonts w:hint="eastAsia" w:ascii="宋体" w:hAnsi="宋体" w:eastAsia="宋体" w:cs="宋体"/>
          <w:b w:val="0"/>
          <w:bCs w:val="0"/>
          <w:color w:val="auto"/>
          <w:kern w:val="0"/>
          <w:sz w:val="24"/>
          <w:szCs w:val="24"/>
          <w:highlight w:val="none"/>
          <w:shd w:val="clear" w:fill="FFFFFF"/>
          <w:lang w:val="en-US" w:eastAsia="zh-CN" w:bidi="ar"/>
        </w:rPr>
        <w:t>这一过程可以概括为：</w:t>
      </w:r>
    </w:p>
    <w:p w14:paraId="7140817A">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color w:val="auto"/>
          <w:kern w:val="0"/>
          <w:sz w:val="24"/>
          <w:szCs w:val="24"/>
          <w:highlight w:val="none"/>
          <w:shd w:val="clear" w:fill="FFFFFF"/>
          <w:lang w:val="en-US" w:eastAsia="zh-CN" w:bidi="ar"/>
        </w:rPr>
      </w:pPr>
      <m:oMathPara>
        <m:oMath>
          <m:sSub>
            <m:sSubPr>
              <m:ctrlPr>
                <w:rPr>
                  <w:rFonts w:hint="default" w:ascii="DejaVu Math TeX Gyre" w:hAnsi="DejaVu Math TeX Gyre" w:eastAsia="宋体" w:cs="宋体"/>
                  <w:b w:val="0"/>
                  <w:bCs w:val="0"/>
                  <w:color w:val="auto"/>
                  <w:kern w:val="0"/>
                  <w:sz w:val="24"/>
                  <w:szCs w:val="24"/>
                  <w:highlight w:val="none"/>
                  <w:shd w:val="clear" w:fill="FFFFFF"/>
                  <w:lang w:val="en-US" w:eastAsia="zh-CN" w:bidi="ar"/>
                </w:rPr>
              </m:ctrlPr>
            </m:sSubPr>
            <m:e>
              <m:r>
                <m:rPr>
                  <m:sty m:val="p"/>
                </m:rPr>
                <w:rPr>
                  <w:rFonts w:hint="default" w:ascii="DejaVu Math TeX Gyre" w:hAnsi="DejaVu Math TeX Gyre" w:eastAsia="宋体" w:cs="宋体"/>
                  <w:color w:val="auto"/>
                  <w:kern w:val="0"/>
                  <w:sz w:val="24"/>
                  <w:szCs w:val="24"/>
                  <w:highlight w:val="none"/>
                  <w:shd w:val="clear" w:fill="FFFFFF"/>
                  <w:lang w:val="en-US" w:eastAsia="zh-CN" w:bidi="ar"/>
                </w:rPr>
                <m:t>P</m:t>
              </m:r>
              <m:ctrlPr>
                <w:rPr>
                  <w:rFonts w:hint="eastAsia" w:ascii="DejaVu Math TeX Gyre" w:hAnsi="DejaVu Math TeX Gyre" w:eastAsia="宋体" w:cs="宋体"/>
                  <w:b w:val="0"/>
                  <w:bCs w:val="0"/>
                  <w:color w:val="auto"/>
                  <w:kern w:val="0"/>
                  <w:sz w:val="24"/>
                  <w:szCs w:val="24"/>
                  <w:highlight w:val="none"/>
                  <w:shd w:val="clear" w:fill="FFFFFF"/>
                  <w:lang w:val="en-US" w:eastAsia="zh-CN" w:bidi="ar"/>
                </w:rPr>
              </m:ctrlPr>
            </m:e>
            <m:sub>
              <m:r>
                <m:rPr>
                  <m:sty m:val="p"/>
                </m:rPr>
                <w:rPr>
                  <w:rFonts w:hint="default" w:ascii="DejaVu Math TeX Gyre" w:hAnsi="DejaVu Math TeX Gyre" w:eastAsia="宋体" w:cs="宋体"/>
                  <w:color w:val="auto"/>
                  <w:kern w:val="0"/>
                  <w:sz w:val="24"/>
                  <w:szCs w:val="24"/>
                  <w:highlight w:val="none"/>
                  <w:shd w:val="clear" w:fill="FFFFFF"/>
                  <w:lang w:val="en-US" w:eastAsia="zh-CN" w:bidi="ar"/>
                </w:rPr>
                <m:t>t</m:t>
              </m:r>
              <m:ctrlPr>
                <w:rPr>
                  <w:rFonts w:hint="eastAsia" w:ascii="DejaVu Math TeX Gyre" w:hAnsi="DejaVu Math TeX Gyre" w:eastAsia="宋体" w:cs="宋体"/>
                  <w:b w:val="0"/>
                  <w:bCs w:val="0"/>
                  <w:color w:val="auto"/>
                  <w:kern w:val="0"/>
                  <w:sz w:val="24"/>
                  <w:szCs w:val="24"/>
                  <w:highlight w:val="none"/>
                  <w:shd w:val="clear" w:fill="FFFFFF"/>
                  <w:lang w:val="en-US" w:eastAsia="zh-CN" w:bidi="ar"/>
                </w:rPr>
              </m:ctrlPr>
            </m:sub>
          </m:sSub>
          <m:limUpp>
            <m:limUppPr>
              <m:ctrlPr>
                <w:rPr>
                  <w:rFonts w:hint="default" w:ascii="DejaVu Math TeX Gyre" w:hAnsi="DejaVu Math TeX Gyre" w:eastAsia="宋体" w:cs="宋体"/>
                  <w:b w:val="0"/>
                  <w:bCs w:val="0"/>
                  <w:color w:val="auto"/>
                  <w:kern w:val="0"/>
                  <w:sz w:val="24"/>
                  <w:szCs w:val="24"/>
                  <w:highlight w:val="none"/>
                  <w:shd w:val="clear" w:fill="FFFFFF"/>
                  <w:lang w:val="en-US" w:eastAsia="zh-CN" w:bidi="ar"/>
                </w:rPr>
              </m:ctrlPr>
            </m:limUppPr>
            <m:e>
              <m:r>
                <m:rPr>
                  <m:sty m:val="p"/>
                </m:rPr>
                <w:rPr>
                  <w:rFonts w:hint="default" w:ascii="DejaVu Math TeX Gyre" w:hAnsi="DejaVu Math TeX Gyre" w:eastAsia="宋体" w:cs="宋体"/>
                  <w:color w:val="auto"/>
                  <w:kern w:val="0"/>
                  <w:sz w:val="24"/>
                  <w:szCs w:val="24"/>
                  <w:highlight w:val="none"/>
                  <w:shd w:val="clear" w:fill="FFFFFF"/>
                  <w:lang w:val="en-US" w:eastAsia="zh-CN" w:bidi="ar"/>
                </w:rPr>
                <m:t>⟶</m:t>
              </m:r>
              <m:ctrlPr>
                <w:rPr>
                  <w:rFonts w:hint="eastAsia" w:ascii="DejaVu Math TeX Gyre" w:hAnsi="DejaVu Math TeX Gyre" w:eastAsia="宋体" w:cs="宋体"/>
                  <w:b w:val="0"/>
                  <w:bCs w:val="0"/>
                  <w:color w:val="auto"/>
                  <w:kern w:val="0"/>
                  <w:sz w:val="24"/>
                  <w:szCs w:val="24"/>
                  <w:highlight w:val="none"/>
                  <w:shd w:val="clear" w:fill="FFFFFF"/>
                  <w:lang w:val="en-US" w:eastAsia="zh-CN" w:bidi="ar"/>
                </w:rPr>
              </m:ctrlPr>
            </m:e>
            <m:lim>
              <m:r>
                <m:rPr>
                  <m:sty m:val="p"/>
                </m:rPr>
                <w:rPr>
                  <w:rFonts w:hint="default" w:ascii="DejaVu Math TeX Gyre" w:hAnsi="DejaVu Math TeX Gyre" w:eastAsia="宋体" w:cs="宋体"/>
                  <w:color w:val="auto"/>
                  <w:kern w:val="0"/>
                  <w:sz w:val="24"/>
                  <w:szCs w:val="24"/>
                  <w:highlight w:val="none"/>
                  <w:shd w:val="clear" w:fill="FFFFFF"/>
                  <w:lang w:val="en-US" w:eastAsia="zh-CN" w:bidi="ar"/>
                </w:rPr>
                <m:t>Γ</m:t>
              </m:r>
              <m:ctrlPr>
                <w:rPr>
                  <w:rFonts w:hint="eastAsia" w:ascii="DejaVu Math TeX Gyre" w:hAnsi="DejaVu Math TeX Gyre" w:eastAsia="宋体" w:cs="宋体"/>
                  <w:b w:val="0"/>
                  <w:bCs w:val="0"/>
                  <w:color w:val="auto"/>
                  <w:kern w:val="0"/>
                  <w:sz w:val="24"/>
                  <w:szCs w:val="24"/>
                  <w:highlight w:val="none"/>
                  <w:shd w:val="clear" w:fill="FFFFFF"/>
                  <w:lang w:val="en-US" w:eastAsia="zh-CN" w:bidi="ar"/>
                </w:rPr>
              </m:ctrlPr>
            </m:lim>
          </m:limUpp>
          <m:sSub>
            <m:sSubPr>
              <m:ctrlPr>
                <w:rPr>
                  <w:rFonts w:hint="default" w:ascii="DejaVu Math TeX Gyre" w:hAnsi="DejaVu Math TeX Gyre" w:eastAsia="宋体" w:cs="宋体"/>
                  <w:b w:val="0"/>
                  <w:bCs w:val="0"/>
                  <w:color w:val="auto"/>
                  <w:kern w:val="0"/>
                  <w:sz w:val="24"/>
                  <w:szCs w:val="24"/>
                  <w:highlight w:val="none"/>
                  <w:shd w:val="clear" w:fill="FFFFFF"/>
                  <w:lang w:val="en-US" w:eastAsia="zh-CN" w:bidi="ar"/>
                </w:rPr>
              </m:ctrlPr>
            </m:sSubPr>
            <m:e>
              <m:r>
                <m:rPr>
                  <m:sty m:val="p"/>
                </m:rPr>
                <w:rPr>
                  <w:rFonts w:hint="default" w:ascii="DejaVu Math TeX Gyre" w:hAnsi="DejaVu Math TeX Gyre" w:eastAsia="宋体" w:cs="宋体"/>
                  <w:color w:val="auto"/>
                  <w:kern w:val="0"/>
                  <w:sz w:val="24"/>
                  <w:szCs w:val="24"/>
                  <w:highlight w:val="none"/>
                  <w:shd w:val="clear" w:fill="FFFFFF"/>
                  <w:lang w:val="en-US" w:eastAsia="zh-CN" w:bidi="ar"/>
                </w:rPr>
                <m:t>F</m:t>
              </m:r>
              <m:ctrlPr>
                <w:rPr>
                  <w:rFonts w:hint="eastAsia" w:ascii="DejaVu Math TeX Gyre" w:hAnsi="DejaVu Math TeX Gyre" w:eastAsia="宋体" w:cs="宋体"/>
                  <w:b w:val="0"/>
                  <w:bCs w:val="0"/>
                  <w:color w:val="auto"/>
                  <w:kern w:val="0"/>
                  <w:sz w:val="24"/>
                  <w:szCs w:val="24"/>
                  <w:highlight w:val="none"/>
                  <w:shd w:val="clear" w:fill="FFFFFF"/>
                  <w:lang w:val="en-US" w:eastAsia="zh-CN" w:bidi="ar"/>
                </w:rPr>
              </m:ctrlPr>
            </m:e>
            <m:sub>
              <m:r>
                <m:rPr>
                  <m:sty m:val="p"/>
                </m:rPr>
                <w:rPr>
                  <w:rFonts w:hint="default" w:ascii="DejaVu Math TeX Gyre" w:hAnsi="DejaVu Math TeX Gyre" w:eastAsia="宋体" w:cs="宋体"/>
                  <w:color w:val="auto"/>
                  <w:kern w:val="0"/>
                  <w:sz w:val="24"/>
                  <w:szCs w:val="24"/>
                  <w:highlight w:val="none"/>
                  <w:shd w:val="clear" w:fill="FFFFFF"/>
                  <w:lang w:val="en-US" w:eastAsia="zh-CN" w:bidi="ar"/>
                </w:rPr>
                <m:t>it</m:t>
              </m:r>
              <m:ctrlPr>
                <w:rPr>
                  <w:rFonts w:hint="eastAsia" w:ascii="DejaVu Math TeX Gyre" w:hAnsi="DejaVu Math TeX Gyre" w:eastAsia="宋体" w:cs="宋体"/>
                  <w:b w:val="0"/>
                  <w:bCs w:val="0"/>
                  <w:color w:val="auto"/>
                  <w:kern w:val="0"/>
                  <w:sz w:val="24"/>
                  <w:szCs w:val="24"/>
                  <w:highlight w:val="none"/>
                  <w:shd w:val="clear" w:fill="FFFFFF"/>
                  <w:lang w:val="en-US" w:eastAsia="zh-CN" w:bidi="ar"/>
                </w:rPr>
              </m:ctrlPr>
            </m:sub>
          </m:sSub>
          <m:limUpp>
            <m:limUppPr>
              <m:ctrlPr>
                <w:rPr>
                  <w:rFonts w:hint="default" w:ascii="DejaVu Math TeX Gyre" w:hAnsi="DejaVu Math TeX Gyre" w:eastAsia="宋体" w:cs="宋体"/>
                  <w:b w:val="0"/>
                  <w:bCs w:val="0"/>
                  <w:color w:val="auto"/>
                  <w:kern w:val="0"/>
                  <w:sz w:val="24"/>
                  <w:szCs w:val="24"/>
                  <w:highlight w:val="none"/>
                  <w:shd w:val="clear" w:fill="FFFFFF"/>
                  <w:lang w:val="en-US" w:eastAsia="zh-CN" w:bidi="ar"/>
                </w:rPr>
              </m:ctrlPr>
            </m:limUppPr>
            <m:e>
              <m:r>
                <m:rPr>
                  <m:sty m:val="p"/>
                </m:rPr>
                <w:rPr>
                  <w:rFonts w:hint="default" w:ascii="DejaVu Math TeX Gyre" w:hAnsi="DejaVu Math TeX Gyre" w:eastAsia="宋体" w:cs="宋体"/>
                  <w:color w:val="auto"/>
                  <w:kern w:val="0"/>
                  <w:sz w:val="24"/>
                  <w:szCs w:val="24"/>
                  <w:highlight w:val="none"/>
                  <w:shd w:val="clear" w:fill="FFFFFF"/>
                  <w:lang w:val="en-US" w:eastAsia="zh-CN" w:bidi="ar"/>
                </w:rPr>
                <m:t>⟶</m:t>
              </m:r>
              <m:ctrlPr>
                <w:rPr>
                  <w:rFonts w:hint="eastAsia" w:ascii="DejaVu Math TeX Gyre" w:hAnsi="DejaVu Math TeX Gyre" w:eastAsia="宋体" w:cs="宋体"/>
                  <w:b w:val="0"/>
                  <w:bCs w:val="0"/>
                  <w:color w:val="auto"/>
                  <w:kern w:val="0"/>
                  <w:sz w:val="24"/>
                  <w:szCs w:val="24"/>
                  <w:highlight w:val="none"/>
                  <w:shd w:val="clear" w:fill="FFFFFF"/>
                  <w:lang w:val="en-US" w:eastAsia="zh-CN" w:bidi="ar"/>
                </w:rPr>
              </m:ctrlPr>
            </m:e>
            <m:lim>
              <m:sSub>
                <m:sSubPr>
                  <m:ctrlPr>
                    <w:rPr>
                      <w:rFonts w:hint="default" w:ascii="DejaVu Math TeX Gyre" w:hAnsi="DejaVu Math TeX Gyre" w:eastAsia="宋体" w:cs="宋体"/>
                      <w:b w:val="0"/>
                      <w:bCs w:val="0"/>
                      <w:color w:val="auto"/>
                      <w:kern w:val="0"/>
                      <w:sz w:val="24"/>
                      <w:szCs w:val="24"/>
                      <w:highlight w:val="none"/>
                      <w:shd w:val="clear" w:fill="FFFFFF"/>
                      <w:lang w:val="en-US" w:eastAsia="zh-CN" w:bidi="ar"/>
                    </w:rPr>
                  </m:ctrlPr>
                </m:sSubPr>
                <m:e>
                  <m:r>
                    <m:rPr>
                      <m:sty m:val="p"/>
                    </m:rPr>
                    <w:rPr>
                      <w:rFonts w:hint="default" w:ascii="DejaVu Math TeX Gyre" w:hAnsi="DejaVu Math TeX Gyre" w:eastAsia="宋体" w:cs="宋体"/>
                      <w:color w:val="auto"/>
                      <w:kern w:val="0"/>
                      <w:sz w:val="24"/>
                      <w:szCs w:val="24"/>
                      <w:highlight w:val="none"/>
                      <w:shd w:val="clear" w:fill="FFFFFF"/>
                      <w:lang w:val="en-US" w:eastAsia="zh-CN" w:bidi="ar"/>
                    </w:rPr>
                    <m:t>U</m:t>
                  </m:r>
                  <m:ctrlPr>
                    <w:rPr>
                      <w:rFonts w:hint="eastAsia" w:ascii="DejaVu Math TeX Gyre" w:hAnsi="DejaVu Math TeX Gyre" w:eastAsia="宋体" w:cs="宋体"/>
                      <w:b w:val="0"/>
                      <w:bCs w:val="0"/>
                      <w:color w:val="auto"/>
                      <w:kern w:val="0"/>
                      <w:sz w:val="24"/>
                      <w:szCs w:val="24"/>
                      <w:highlight w:val="none"/>
                      <w:shd w:val="clear" w:fill="FFFFFF"/>
                      <w:lang w:val="en-US" w:eastAsia="zh-CN" w:bidi="ar"/>
                    </w:rPr>
                  </m:ctrlPr>
                </m:e>
                <m:sub>
                  <m:r>
                    <m:rPr>
                      <m:sty m:val="p"/>
                    </m:rPr>
                    <w:rPr>
                      <w:rFonts w:hint="default" w:ascii="DejaVu Math TeX Gyre" w:hAnsi="DejaVu Math TeX Gyre" w:eastAsia="宋体" w:cs="宋体"/>
                      <w:color w:val="auto"/>
                      <w:kern w:val="0"/>
                      <w:sz w:val="24"/>
                      <w:szCs w:val="24"/>
                      <w:highlight w:val="none"/>
                      <w:shd w:val="clear" w:fill="FFFFFF"/>
                      <w:lang w:val="en-US" w:eastAsia="zh-CN" w:bidi="ar"/>
                    </w:rPr>
                    <m:t>it</m:t>
                  </m:r>
                  <m:ctrlPr>
                    <w:rPr>
                      <w:rFonts w:hint="eastAsia" w:ascii="DejaVu Math TeX Gyre" w:hAnsi="DejaVu Math TeX Gyre" w:eastAsia="宋体" w:cs="宋体"/>
                      <w:b w:val="0"/>
                      <w:bCs w:val="0"/>
                      <w:color w:val="auto"/>
                      <w:kern w:val="0"/>
                      <w:sz w:val="24"/>
                      <w:szCs w:val="24"/>
                      <w:highlight w:val="none"/>
                      <w:shd w:val="clear" w:fill="FFFFFF"/>
                      <w:lang w:val="en-US" w:eastAsia="zh-CN" w:bidi="ar"/>
                    </w:rPr>
                  </m:ctrlPr>
                </m:sub>
              </m:sSub>
              <m:ctrlPr>
                <w:rPr>
                  <w:rFonts w:hint="default" w:ascii="DejaVu Math TeX Gyre" w:hAnsi="DejaVu Math TeX Gyre" w:eastAsia="宋体" w:cs="宋体"/>
                  <w:b w:val="0"/>
                  <w:bCs w:val="0"/>
                  <w:color w:val="auto"/>
                  <w:kern w:val="0"/>
                  <w:sz w:val="24"/>
                  <w:szCs w:val="24"/>
                  <w:highlight w:val="none"/>
                  <w:shd w:val="clear" w:fill="FFFFFF"/>
                  <w:lang w:val="en-US" w:eastAsia="zh-CN" w:bidi="ar"/>
                </w:rPr>
              </m:ctrlPr>
            </m:lim>
          </m:limUpp>
          <m:sSub>
            <m:sSubPr>
              <m:ctrlPr>
                <w:rPr>
                  <w:rFonts w:hint="default" w:ascii="DejaVu Math TeX Gyre" w:hAnsi="DejaVu Math TeX Gyre" w:eastAsia="宋体" w:cs="宋体"/>
                  <w:b w:val="0"/>
                  <w:bCs w:val="0"/>
                  <w:color w:val="auto"/>
                  <w:kern w:val="0"/>
                  <w:sz w:val="24"/>
                  <w:szCs w:val="24"/>
                  <w:highlight w:val="none"/>
                  <w:shd w:val="clear" w:fill="FFFFFF"/>
                  <w:lang w:val="en-US" w:eastAsia="zh-CN" w:bidi="ar"/>
                </w:rPr>
              </m:ctrlPr>
            </m:sSubPr>
            <m:e>
              <m:r>
                <m:rPr>
                  <m:sty m:val="p"/>
                </m:rPr>
                <w:rPr>
                  <w:rFonts w:hint="default" w:ascii="DejaVu Math TeX Gyre" w:hAnsi="DejaVu Math TeX Gyre" w:eastAsia="宋体" w:cs="宋体"/>
                  <w:color w:val="auto"/>
                  <w:kern w:val="0"/>
                  <w:sz w:val="24"/>
                  <w:szCs w:val="24"/>
                  <w:highlight w:val="none"/>
                  <w:shd w:val="clear" w:fill="FFFFFF"/>
                  <w:lang w:val="en-US" w:eastAsia="zh-CN" w:bidi="ar"/>
                </w:rPr>
                <m:t>X</m:t>
              </m:r>
              <m:ctrlPr>
                <w:rPr>
                  <w:rFonts w:hint="default" w:ascii="DejaVu Math TeX Gyre" w:hAnsi="DejaVu Math TeX Gyre" w:eastAsia="宋体" w:cs="宋体"/>
                  <w:b w:val="0"/>
                  <w:bCs w:val="0"/>
                  <w:color w:val="auto"/>
                  <w:kern w:val="0"/>
                  <w:sz w:val="24"/>
                  <w:szCs w:val="24"/>
                  <w:highlight w:val="none"/>
                  <w:shd w:val="clear" w:fill="FFFFFF"/>
                  <w:lang w:val="en-US" w:eastAsia="zh-CN" w:bidi="ar"/>
                </w:rPr>
              </m:ctrlPr>
            </m:e>
            <m:sub>
              <m:r>
                <m:rPr>
                  <m:sty m:val="p"/>
                </m:rPr>
                <w:rPr>
                  <w:rFonts w:hint="default" w:ascii="DejaVu Math TeX Gyre" w:hAnsi="DejaVu Math TeX Gyre" w:eastAsia="宋体" w:cs="宋体"/>
                  <w:color w:val="auto"/>
                  <w:kern w:val="0"/>
                  <w:sz w:val="24"/>
                  <w:szCs w:val="24"/>
                  <w:highlight w:val="none"/>
                  <w:shd w:val="clear" w:fill="FFFFFF"/>
                  <w:lang w:val="en-US" w:eastAsia="zh-CN" w:bidi="ar"/>
                </w:rPr>
                <m:t>it</m:t>
              </m:r>
              <m:ctrlPr>
                <w:rPr>
                  <w:rFonts w:hint="default" w:ascii="DejaVu Math TeX Gyre" w:hAnsi="DejaVu Math TeX Gyre" w:eastAsia="宋体" w:cs="宋体"/>
                  <w:b w:val="0"/>
                  <w:bCs w:val="0"/>
                  <w:color w:val="auto"/>
                  <w:kern w:val="0"/>
                  <w:sz w:val="24"/>
                  <w:szCs w:val="24"/>
                  <w:highlight w:val="none"/>
                  <w:shd w:val="clear" w:fill="FFFFFF"/>
                  <w:lang w:val="en-US" w:eastAsia="zh-CN" w:bidi="ar"/>
                </w:rPr>
              </m:ctrlPr>
            </m:sub>
          </m:sSub>
          <m:limUpp>
            <m:limUppPr>
              <m:ctrlPr>
                <w:rPr>
                  <w:rFonts w:hint="default" w:ascii="DejaVu Math TeX Gyre" w:hAnsi="DejaVu Math TeX Gyre" w:eastAsia="宋体" w:cs="宋体"/>
                  <w:b w:val="0"/>
                  <w:bCs w:val="0"/>
                  <w:color w:val="auto"/>
                  <w:kern w:val="0"/>
                  <w:sz w:val="24"/>
                  <w:szCs w:val="24"/>
                  <w:highlight w:val="none"/>
                  <w:shd w:val="clear" w:fill="FFFFFF"/>
                  <w:lang w:val="en-US" w:eastAsia="zh-CN" w:bidi="ar"/>
                </w:rPr>
              </m:ctrlPr>
            </m:limUppPr>
            <m:e>
              <m:r>
                <m:rPr>
                  <m:sty m:val="p"/>
                </m:rPr>
                <w:rPr>
                  <w:rFonts w:hint="default" w:ascii="DejaVu Math TeX Gyre" w:hAnsi="DejaVu Math TeX Gyre" w:eastAsia="宋体" w:cs="宋体"/>
                  <w:color w:val="auto"/>
                  <w:kern w:val="0"/>
                  <w:sz w:val="24"/>
                  <w:szCs w:val="24"/>
                  <w:highlight w:val="none"/>
                  <w:shd w:val="clear" w:fill="FFFFFF"/>
                  <w:lang w:val="en-US" w:eastAsia="zh-CN" w:bidi="ar"/>
                </w:rPr>
                <m:t>⟶</m:t>
              </m:r>
              <m:ctrlPr>
                <w:rPr>
                  <w:rFonts w:hint="default" w:ascii="DejaVu Math TeX Gyre" w:hAnsi="DejaVu Math TeX Gyre" w:eastAsia="宋体" w:cs="宋体"/>
                  <w:b w:val="0"/>
                  <w:bCs w:val="0"/>
                  <w:color w:val="auto"/>
                  <w:kern w:val="0"/>
                  <w:sz w:val="24"/>
                  <w:szCs w:val="24"/>
                  <w:highlight w:val="none"/>
                  <w:shd w:val="clear" w:fill="FFFFFF"/>
                  <w:lang w:val="en-US" w:eastAsia="zh-CN" w:bidi="ar"/>
                </w:rPr>
              </m:ctrlPr>
            </m:e>
            <m:lim>
              <m:r>
                <m:rPr>
                  <m:sty m:val="p"/>
                </m:rPr>
                <w:rPr>
                  <w:rFonts w:hint="default" w:ascii="DejaVu Math TeX Gyre" w:hAnsi="DejaVu Math TeX Gyre" w:eastAsia="宋体" w:cs="宋体"/>
                  <w:color w:val="auto"/>
                  <w:kern w:val="0"/>
                  <w:sz w:val="24"/>
                  <w:szCs w:val="24"/>
                  <w:highlight w:val="none"/>
                  <w:shd w:val="clear" w:fill="FFFFFF"/>
                  <w:lang w:val="en-US" w:eastAsia="zh-CN" w:bidi="ar"/>
                </w:rPr>
                <m:t>词表约束生成</m:t>
              </m:r>
              <m:ctrlPr>
                <w:rPr>
                  <w:rFonts w:hint="default" w:ascii="DejaVu Math TeX Gyre" w:hAnsi="DejaVu Math TeX Gyre" w:eastAsia="宋体" w:cs="宋体"/>
                  <w:b w:val="0"/>
                  <w:bCs w:val="0"/>
                  <w:color w:val="auto"/>
                  <w:kern w:val="0"/>
                  <w:sz w:val="24"/>
                  <w:szCs w:val="24"/>
                  <w:highlight w:val="none"/>
                  <w:shd w:val="clear" w:fill="FFFFFF"/>
                  <w:lang w:val="en-US" w:eastAsia="zh-CN" w:bidi="ar"/>
                </w:rPr>
              </m:ctrlPr>
            </m:lim>
          </m:limUpp>
          <m:sSub>
            <m:sSubPr>
              <m:ctrlPr>
                <w:rPr>
                  <w:rFonts w:hint="default" w:ascii="DejaVu Math TeX Gyre" w:hAnsi="DejaVu Math TeX Gyre" w:eastAsia="宋体" w:cs="宋体"/>
                  <w:b w:val="0"/>
                  <w:bCs w:val="0"/>
                  <w:color w:val="auto"/>
                  <w:kern w:val="0"/>
                  <w:sz w:val="24"/>
                  <w:szCs w:val="24"/>
                  <w:highlight w:val="none"/>
                  <w:shd w:val="clear" w:fill="FFFFFF"/>
                  <w:lang w:val="en-US" w:eastAsia="zh-CN" w:bidi="ar"/>
                </w:rPr>
              </m:ctrlPr>
            </m:sSubPr>
            <m:e>
              <m:r>
                <m:rPr>
                  <m:sty m:val="p"/>
                </m:rPr>
                <w:rPr>
                  <w:rFonts w:hint="default" w:ascii="DejaVu Math TeX Gyre" w:hAnsi="DejaVu Math TeX Gyre" w:eastAsia="宋体" w:cs="宋体"/>
                  <w:color w:val="auto"/>
                  <w:kern w:val="0"/>
                  <w:sz w:val="24"/>
                  <w:szCs w:val="24"/>
                  <w:highlight w:val="none"/>
                  <w:shd w:val="clear" w:fill="FFFFFF"/>
                  <w:lang w:val="en-US" w:eastAsia="zh-CN" w:bidi="ar"/>
                </w:rPr>
                <m:t>P</m:t>
              </m:r>
              <m:ctrlPr>
                <w:rPr>
                  <w:rFonts w:hint="default" w:ascii="DejaVu Math TeX Gyre" w:hAnsi="DejaVu Math TeX Gyre" w:eastAsia="宋体" w:cs="宋体"/>
                  <w:b w:val="0"/>
                  <w:bCs w:val="0"/>
                  <w:color w:val="auto"/>
                  <w:kern w:val="0"/>
                  <w:sz w:val="24"/>
                  <w:szCs w:val="24"/>
                  <w:highlight w:val="none"/>
                  <w:shd w:val="clear" w:fill="FFFFFF"/>
                  <w:lang w:val="en-US" w:eastAsia="zh-CN" w:bidi="ar"/>
                </w:rPr>
              </m:ctrlPr>
            </m:e>
            <m:sub>
              <m:r>
                <m:rPr>
                  <m:sty m:val="p"/>
                </m:rPr>
                <w:rPr>
                  <w:rFonts w:hint="default" w:ascii="DejaVu Math TeX Gyre" w:hAnsi="DejaVu Math TeX Gyre" w:eastAsia="宋体" w:cs="宋体"/>
                  <w:color w:val="auto"/>
                  <w:kern w:val="0"/>
                  <w:sz w:val="24"/>
                  <w:szCs w:val="24"/>
                  <w:highlight w:val="none"/>
                  <w:shd w:val="clear" w:fill="FFFFFF"/>
                  <w:lang w:val="en-US" w:eastAsia="zh-CN" w:bidi="ar"/>
                </w:rPr>
                <m:t>t+1</m:t>
              </m:r>
              <m:ctrlPr>
                <w:rPr>
                  <w:rFonts w:hint="default" w:ascii="DejaVu Math TeX Gyre" w:hAnsi="DejaVu Math TeX Gyre" w:eastAsia="宋体" w:cs="宋体"/>
                  <w:b w:val="0"/>
                  <w:bCs w:val="0"/>
                  <w:color w:val="auto"/>
                  <w:kern w:val="0"/>
                  <w:sz w:val="24"/>
                  <w:szCs w:val="24"/>
                  <w:highlight w:val="none"/>
                  <w:shd w:val="clear" w:fill="FFFFFF"/>
                  <w:lang w:val="en-US" w:eastAsia="zh-CN" w:bidi="ar"/>
                </w:rPr>
              </m:ctrlPr>
            </m:sub>
          </m:sSub>
        </m:oMath>
      </m:oMathPara>
    </w:p>
    <w:p w14:paraId="1F6515BF">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b w:val="0"/>
          <w:bCs w:val="0"/>
          <w:color w:val="auto"/>
          <w:kern w:val="0"/>
          <w:sz w:val="24"/>
          <w:szCs w:val="24"/>
          <w:highlight w:val="none"/>
          <w:shd w:val="clear" w:fill="FFFFFF"/>
          <w:lang w:val="en-US" w:eastAsia="zh-CN" w:bidi="ar"/>
        </w:rPr>
      </w:pPr>
      <w:r>
        <w:rPr>
          <w:rFonts w:hint="eastAsia" w:ascii="宋体" w:hAnsi="宋体" w:eastAsia="宋体" w:cs="宋体"/>
          <w:b w:val="0"/>
          <w:bCs w:val="0"/>
          <w:color w:val="auto"/>
          <w:kern w:val="0"/>
          <w:sz w:val="24"/>
          <w:szCs w:val="24"/>
          <w:highlight w:val="none"/>
          <w:shd w:val="clear" w:fill="FFFFFF"/>
          <w:lang w:val="en-US" w:eastAsia="zh-CN" w:bidi="ar"/>
        </w:rPr>
        <w:t>其中，</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ascii="DejaVu Math TeX Gyre" w:hAnsi="DejaVu Math TeX Gyre" w:eastAsia="宋体"/>
                <w:sz w:val="24"/>
              </w:rPr>
            </m:ctrlPr>
          </m:e>
          <m:sub>
            <m:r>
              <m:rPr/>
              <w:rPr>
                <w:rFonts w:hint="default" w:ascii="DejaVu Math TeX Gyre" w:hAnsi="DejaVu Math TeX Gyre" w:eastAsia="宋体"/>
                <w:sz w:val="24"/>
              </w:rPr>
              <m:t>t</m:t>
            </m:r>
            <m:ctrlPr>
              <w:rPr>
                <w:rFonts w:ascii="DejaVu Math TeX Gyre" w:hAnsi="DejaVu Math TeX Gyre" w:eastAsia="宋体"/>
                <w:sz w:val="24"/>
              </w:rPr>
            </m:ctrlPr>
          </m:sub>
        </m:sSub>
      </m:oMath>
      <w:r>
        <w:rPr>
          <w:rFonts w:hint="eastAsia" w:ascii="宋体" w:hAnsi="宋体" w:eastAsia="宋体" w:cs="宋体"/>
          <w:b w:val="0"/>
          <w:bCs w:val="0"/>
          <w:color w:val="auto"/>
          <w:kern w:val="0"/>
          <w:sz w:val="24"/>
          <w:szCs w:val="24"/>
          <w:highlight w:val="none"/>
          <w:shd w:val="clear" w:fill="FFFFFF"/>
          <w:lang w:val="en-US" w:eastAsia="zh-CN" w:bidi="ar"/>
        </w:rPr>
        <w:t>表示时期</w:t>
      </w:r>
      <m:oMath>
        <m:r>
          <m:rPr/>
          <w:rPr>
            <w:rFonts w:hint="default" w:ascii="DejaVu Math TeX Gyre" w:hAnsi="DejaVu Math TeX Gyre" w:eastAsia="宋体"/>
            <w:sz w:val="24"/>
          </w:rPr>
          <m:t>t</m:t>
        </m:r>
      </m:oMath>
      <w:r>
        <w:rPr>
          <w:rFonts w:hint="eastAsia" w:ascii="宋体" w:hAnsi="宋体" w:eastAsia="宋体" w:cs="宋体"/>
          <w:b w:val="0"/>
          <w:bCs w:val="0"/>
          <w:color w:val="auto"/>
          <w:kern w:val="0"/>
          <w:sz w:val="24"/>
          <w:szCs w:val="24"/>
          <w:highlight w:val="none"/>
          <w:shd w:val="clear" w:fill="FFFFFF"/>
          <w:lang w:val="en-US" w:eastAsia="zh-CN" w:bidi="ar"/>
        </w:rPr>
        <w:t>的公共内容池，</w:t>
      </w:r>
      <m:oMath>
        <m:r>
          <m:rPr>
            <m:sty m:val="p"/>
          </m:rPr>
          <w:rPr>
            <w:rFonts w:hint="default" w:ascii="DejaVu Math TeX Gyre" w:hAnsi="DejaVu Math TeX Gyre" w:eastAsia="宋体"/>
            <w:sz w:val="24"/>
          </w:rPr>
          <m:t>Γ</m:t>
        </m:r>
      </m:oMath>
      <w:r>
        <w:rPr>
          <w:rFonts w:hint="eastAsia" w:ascii="宋体" w:hAnsi="宋体" w:eastAsia="宋体" w:cs="宋体"/>
          <w:b w:val="0"/>
          <w:bCs w:val="0"/>
          <w:color w:val="auto"/>
          <w:kern w:val="0"/>
          <w:sz w:val="24"/>
          <w:szCs w:val="24"/>
          <w:highlight w:val="none"/>
          <w:shd w:val="clear" w:fill="FFFFFF"/>
          <w:lang w:val="en-US" w:eastAsia="zh-CN" w:bidi="ar"/>
        </w:rPr>
        <w:t>表示平台的</w:t>
      </w:r>
      <w:del w:id="277" w:author="张人杰" w:date="2026-09-15T16:35:27Z">
        <w:r>
          <w:rPr>
            <w:rFonts w:hint="default" w:ascii="宋体" w:hAnsi="宋体" w:eastAsia="宋体" w:cs="宋体"/>
            <w:b w:val="0"/>
            <w:bCs w:val="0"/>
            <w:color w:val="auto"/>
            <w:kern w:val="0"/>
            <w:sz w:val="24"/>
            <w:szCs w:val="24"/>
            <w:highlight w:val="none"/>
            <w:shd w:val="clear" w:fill="FFFFFF"/>
            <w:lang w:val="en-US" w:eastAsia="zh-CN" w:bidi="ar"/>
          </w:rPr>
          <w:delText>信息流生成</w:delText>
        </w:r>
      </w:del>
      <w:ins w:id="278" w:author="张人杰" w:date="2026-09-15T16:35:29Z">
        <w:r>
          <w:rPr>
            <w:rFonts w:hint="eastAsia" w:ascii="宋体" w:hAnsi="宋体" w:eastAsia="宋体" w:cs="宋体"/>
            <w:b w:val="0"/>
            <w:bCs w:val="0"/>
            <w:color w:val="auto"/>
            <w:kern w:val="0"/>
            <w:sz w:val="24"/>
            <w:szCs w:val="24"/>
            <w:highlight w:val="none"/>
            <w:shd w:val="clear" w:fill="FFFFFF"/>
            <w:lang w:val="en-US" w:eastAsia="zh-CN" w:bidi="ar"/>
          </w:rPr>
          <w:t>策展</w:t>
        </w:r>
      </w:ins>
      <w:r>
        <w:rPr>
          <w:rFonts w:hint="eastAsia" w:ascii="宋体" w:hAnsi="宋体" w:eastAsia="宋体" w:cs="宋体"/>
          <w:b w:val="0"/>
          <w:bCs w:val="0"/>
          <w:color w:val="auto"/>
          <w:kern w:val="0"/>
          <w:sz w:val="24"/>
          <w:szCs w:val="24"/>
          <w:highlight w:val="none"/>
          <w:shd w:val="clear" w:fill="FFFFFF"/>
          <w:lang w:val="en-US" w:eastAsia="zh-CN" w:bidi="ar"/>
        </w:rPr>
        <w:t>制度，</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F</m:t>
            </m:r>
            <m:ctrlPr>
              <w:rPr>
                <w:rFonts w:ascii="DejaVu Math TeX Gyre" w:hAnsi="DejaVu Math TeX Gyre" w:eastAsia="宋体"/>
                <w:sz w:val="24"/>
              </w:rPr>
            </m:ctrlPr>
          </m:e>
          <m:sub>
            <m:r>
              <m:rPr/>
              <w:rPr>
                <w:rFonts w:hint="default" w:ascii="DejaVu Math TeX Gyre" w:hAnsi="DejaVu Math TeX Gyre" w:eastAsia="宋体"/>
                <w:sz w:val="24"/>
              </w:rPr>
              <m:t>it</m:t>
            </m:r>
            <m:ctrlPr>
              <w:rPr>
                <w:rFonts w:ascii="DejaVu Math TeX Gyre" w:hAnsi="DejaVu Math TeX Gyre" w:eastAsia="宋体"/>
                <w:sz w:val="24"/>
              </w:rPr>
            </m:ctrlPr>
          </m:sub>
        </m:sSub>
      </m:oMath>
      <w:r>
        <w:rPr>
          <w:rFonts w:hint="eastAsia" w:ascii="宋体" w:hAnsi="宋体" w:eastAsia="宋体" w:cs="宋体"/>
          <w:b w:val="0"/>
          <w:bCs w:val="0"/>
          <w:color w:val="auto"/>
          <w:kern w:val="0"/>
          <w:sz w:val="24"/>
          <w:szCs w:val="24"/>
          <w:highlight w:val="none"/>
          <w:shd w:val="clear" w:fill="FFFFFF"/>
          <w:lang w:val="en-US" w:eastAsia="zh-CN" w:bidi="ar"/>
        </w:rPr>
        <w:t>表示智能体</w:t>
      </w:r>
      <m:oMath>
        <m:r>
          <m:rPr/>
          <w:rPr>
            <w:rFonts w:hint="default" w:ascii="DejaVu Math TeX Gyre" w:hAnsi="DejaVu Math TeX Gyre" w:eastAsia="宋体"/>
            <w:sz w:val="24"/>
          </w:rPr>
          <m:t>i</m:t>
        </m:r>
      </m:oMath>
      <w:r>
        <w:rPr>
          <w:rFonts w:hint="eastAsia" w:ascii="宋体" w:hAnsi="宋体" w:eastAsia="宋体" w:cs="宋体"/>
          <w:b w:val="0"/>
          <w:bCs w:val="0"/>
          <w:color w:val="auto"/>
          <w:kern w:val="0"/>
          <w:sz w:val="24"/>
          <w:szCs w:val="24"/>
          <w:highlight w:val="none"/>
          <w:shd w:val="clear" w:fill="FFFFFF"/>
          <w:lang w:val="en-US" w:eastAsia="zh-CN" w:bidi="ar"/>
        </w:rPr>
        <w:t>当期所见的信息流，</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U</m:t>
            </m:r>
            <m:ctrlPr>
              <w:rPr>
                <w:rFonts w:ascii="DejaVu Math TeX Gyre" w:hAnsi="DejaVu Math TeX Gyre" w:eastAsia="宋体"/>
                <w:sz w:val="24"/>
              </w:rPr>
            </m:ctrlPr>
          </m:e>
          <m:sub>
            <m:r>
              <m:rPr/>
              <w:rPr>
                <w:rFonts w:hint="default" w:ascii="DejaVu Math TeX Gyre" w:hAnsi="DejaVu Math TeX Gyre" w:eastAsia="宋体"/>
                <w:sz w:val="24"/>
              </w:rPr>
              <m:t>it</m:t>
            </m:r>
            <m:ctrlPr>
              <w:rPr>
                <w:rFonts w:ascii="DejaVu Math TeX Gyre" w:hAnsi="DejaVu Math TeX Gyre" w:eastAsia="宋体"/>
                <w:sz w:val="24"/>
              </w:rPr>
            </m:ctrlPr>
          </m:sub>
        </m:sSub>
      </m:oMath>
      <w:r>
        <w:rPr>
          <w:rFonts w:hint="eastAsia" w:ascii="宋体" w:hAnsi="宋体" w:eastAsia="宋体" w:cs="宋体"/>
          <w:b w:val="0"/>
          <w:bCs w:val="0"/>
          <w:color w:val="auto"/>
          <w:kern w:val="0"/>
          <w:sz w:val="24"/>
          <w:szCs w:val="24"/>
          <w:highlight w:val="none"/>
          <w:shd w:val="clear" w:fill="FFFFFF"/>
          <w:lang w:val="en-US" w:eastAsia="zh-CN" w:bidi="ar"/>
        </w:rPr>
        <w:t>表示其表达效用，</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X</m:t>
            </m:r>
            <m:ctrlPr>
              <w:rPr>
                <w:rFonts w:ascii="DejaVu Math TeX Gyre" w:hAnsi="DejaVu Math TeX Gyre" w:eastAsia="宋体"/>
                <w:sz w:val="24"/>
              </w:rPr>
            </m:ctrlPr>
          </m:e>
          <m:sub>
            <m:r>
              <m:rPr/>
              <w:rPr>
                <w:rFonts w:hint="default" w:ascii="DejaVu Math TeX Gyre" w:hAnsi="DejaVu Math TeX Gyre" w:eastAsia="宋体"/>
                <w:sz w:val="24"/>
              </w:rPr>
              <m:t>it</m:t>
            </m:r>
            <m:ctrlPr>
              <w:rPr>
                <w:rFonts w:ascii="DejaVu Math TeX Gyre" w:hAnsi="DejaVu Math TeX Gyre" w:eastAsia="宋体"/>
                <w:sz w:val="24"/>
              </w:rPr>
            </m:ctrlPr>
          </m:sub>
        </m:sSub>
      </m:oMath>
      <w:r>
        <w:rPr>
          <w:rFonts w:hint="eastAsia" w:ascii="宋体" w:hAnsi="宋体" w:eastAsia="宋体" w:cs="宋体"/>
          <w:b w:val="0"/>
          <w:bCs w:val="0"/>
          <w:color w:val="auto"/>
          <w:kern w:val="0"/>
          <w:sz w:val="24"/>
          <w:szCs w:val="24"/>
          <w:highlight w:val="none"/>
          <w:shd w:val="clear" w:fill="FFFFFF"/>
          <w:lang w:val="en-US" w:eastAsia="zh-CN" w:bidi="ar"/>
        </w:rPr>
        <w:t>表示发声或沉默的行为结果。</w:t>
      </w:r>
    </w:p>
    <w:p w14:paraId="78928259">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0" w:firstLineChars="0"/>
        <w:jc w:val="left"/>
        <w:textAlignment w:val="auto"/>
        <w:rPr>
          <w:rFonts w:hint="eastAsia" w:ascii="宋体" w:hAnsi="宋体" w:eastAsia="宋体" w:cs="宋体"/>
          <w:b/>
          <w:bCs/>
          <w:color w:val="auto"/>
          <w:kern w:val="0"/>
          <w:sz w:val="24"/>
          <w:szCs w:val="24"/>
          <w:highlight w:val="none"/>
          <w:shd w:val="clear" w:fill="FFFFFF"/>
          <w:lang w:val="en-US" w:eastAsia="zh-CN" w:bidi="ar"/>
        </w:rPr>
      </w:pPr>
      <w:r>
        <w:rPr>
          <w:rFonts w:hint="eastAsia" w:ascii="宋体" w:hAnsi="宋体" w:eastAsia="宋体" w:cs="宋体"/>
          <w:b/>
          <w:bCs/>
          <w:color w:val="auto"/>
          <w:kern w:val="0"/>
          <w:sz w:val="24"/>
          <w:szCs w:val="24"/>
          <w:highlight w:val="none"/>
          <w:shd w:val="clear" w:fill="FFFFFF"/>
          <w:lang w:val="en-US" w:eastAsia="zh-CN" w:bidi="ar"/>
        </w:rPr>
        <w:t>（1）平台策展制度Γ</w:t>
      </w:r>
      <w:del w:id="279" w:author="张人杰" w:date="2026-09-15T16:35:32Z">
        <w:r>
          <w:rPr>
            <w:rFonts w:hint="eastAsia" w:ascii="宋体" w:hAnsi="宋体" w:eastAsia="宋体" w:cs="宋体"/>
            <w:b/>
            <w:bCs/>
            <w:color w:val="auto"/>
            <w:kern w:val="0"/>
            <w:sz w:val="24"/>
            <w:szCs w:val="24"/>
            <w:highlight w:val="none"/>
            <w:shd w:val="clear" w:fill="FFFFFF"/>
            <w:lang w:val="en-US" w:eastAsia="zh-CN" w:bidi="ar"/>
          </w:rPr>
          <w:delText>（信息流生成制度）</w:delText>
        </w:r>
      </w:del>
    </w:p>
    <w:p w14:paraId="23C92004">
      <w:pPr>
        <w:widowControl/>
        <w:shd w:val="clear" w:fill="FFFFFF"/>
        <w:spacing w:line="400" w:lineRule="exact"/>
        <w:ind w:firstLine="480" w:firstLineChars="200"/>
        <w:jc w:val="left"/>
        <w:rPr>
          <w:rFonts w:hint="eastAsia" w:ascii="宋体" w:hAnsi="宋体" w:eastAsia="宋体" w:cs="宋体"/>
          <w:color w:val="auto"/>
          <w:kern w:val="0"/>
          <w:sz w:val="24"/>
          <w:highlight w:val="none"/>
          <w:shd w:val="clear" w:fill="FFFFFF"/>
          <w:lang w:bidi="ar"/>
        </w:rPr>
      </w:pPr>
      <w:r>
        <w:rPr>
          <w:rFonts w:hint="eastAsia" w:ascii="宋体" w:hAnsi="宋体" w:eastAsia="宋体" w:cs="宋体"/>
          <w:color w:val="auto"/>
          <w:kern w:val="0"/>
          <w:sz w:val="24"/>
          <w:highlight w:val="none"/>
          <w:shd w:val="clear" w:fill="FFFFFF"/>
          <w:lang w:bidi="ar"/>
        </w:rPr>
        <w:t>这里的</w:t>
      </w:r>
      <m:oMath>
        <m:r>
          <m:rPr>
            <m:sty m:val="p"/>
          </m:rPr>
          <w:rPr>
            <w:rFonts w:hint="eastAsia" w:ascii="DejaVu Math TeX Gyre" w:hAnsi="DejaVu Math TeX Gyre" w:eastAsia="宋体" w:cs="宋体"/>
            <w:color w:val="auto"/>
            <w:kern w:val="0"/>
            <w:sz w:val="24"/>
            <w:highlight w:val="none"/>
            <w:shd w:val="clear" w:fill="FFFFFF"/>
            <w:lang w:bidi="ar"/>
          </w:rPr>
          <m:t>Γ</m:t>
        </m:r>
      </m:oMath>
      <w:r>
        <w:rPr>
          <w:rFonts w:hint="eastAsia" w:ascii="宋体" w:hAnsi="宋体" w:eastAsia="宋体" w:cs="宋体"/>
          <w:color w:val="auto"/>
          <w:kern w:val="0"/>
          <w:sz w:val="24"/>
          <w:highlight w:val="none"/>
          <w:shd w:val="clear" w:fill="FFFFFF"/>
          <w:lang w:bidi="ar"/>
        </w:rPr>
        <w:t>表示平台将时期t的公共内容池</w:t>
      </w:r>
      <m:oMath>
        <m:sSub>
          <m:sSubPr>
            <m:ctrlPr>
              <w:rPr>
                <w:rFonts w:hint="eastAsia" w:ascii="DejaVu Math TeX Gyre" w:hAnsi="DejaVu Math TeX Gyre" w:eastAsia="宋体" w:cs="宋体"/>
                <w:color w:val="auto"/>
                <w:kern w:val="0"/>
                <w:sz w:val="24"/>
                <w:highlight w:val="none"/>
                <w:shd w:val="clear" w:fill="FFFFFF"/>
                <w:lang w:bidi="ar"/>
              </w:rPr>
            </m:ctrlPr>
          </m:sSubPr>
          <m:e>
            <m:r>
              <m:rPr>
                <m:sty m:val="p"/>
              </m:rPr>
              <w:rPr>
                <w:rFonts w:hint="eastAsia" w:ascii="DejaVu Math TeX Gyre" w:hAnsi="DejaVu Math TeX Gyre" w:eastAsia="宋体" w:cs="宋体"/>
                <w:color w:val="auto"/>
                <w:kern w:val="0"/>
                <w:sz w:val="24"/>
                <w:highlight w:val="none"/>
                <w:shd w:val="clear" w:fill="FFFFFF"/>
                <w:lang w:bidi="ar"/>
              </w:rPr>
              <m:t>P</m:t>
            </m:r>
            <m:ctrlPr>
              <w:rPr>
                <w:rFonts w:hint="eastAsia" w:ascii="DejaVu Math TeX Gyre" w:hAnsi="DejaVu Math TeX Gyre" w:eastAsia="宋体" w:cs="宋体"/>
                <w:color w:val="auto"/>
                <w:kern w:val="0"/>
                <w:sz w:val="24"/>
                <w:highlight w:val="none"/>
                <w:shd w:val="clear" w:fill="FFFFFF"/>
                <w:lang w:bidi="ar"/>
              </w:rPr>
            </m:ctrlPr>
          </m:e>
          <m:sub>
            <m:r>
              <m:rPr>
                <m:sty m:val="p"/>
              </m:rPr>
              <w:rPr>
                <w:rFonts w:hint="eastAsia" w:ascii="DejaVu Math TeX Gyre" w:hAnsi="DejaVu Math TeX Gyre" w:eastAsia="宋体" w:cs="宋体"/>
                <w:color w:val="auto"/>
                <w:kern w:val="0"/>
                <w:sz w:val="24"/>
                <w:highlight w:val="none"/>
                <w:shd w:val="clear" w:fill="FFFFFF"/>
                <w:lang w:bidi="ar"/>
              </w:rPr>
              <m:t>t</m:t>
            </m:r>
            <m:ctrlPr>
              <w:rPr>
                <w:rFonts w:hint="eastAsia" w:ascii="DejaVu Math TeX Gyre" w:hAnsi="DejaVu Math TeX Gyre" w:eastAsia="宋体" w:cs="宋体"/>
                <w:color w:val="auto"/>
                <w:kern w:val="0"/>
                <w:sz w:val="24"/>
                <w:highlight w:val="none"/>
                <w:shd w:val="clear" w:fill="FFFFFF"/>
                <w:lang w:bidi="ar"/>
              </w:rPr>
            </m:ctrlPr>
          </m:sub>
        </m:sSub>
      </m:oMath>
      <w:r>
        <w:rPr>
          <w:rFonts w:hint="eastAsia" w:ascii="宋体" w:hAnsi="宋体" w:eastAsia="宋体" w:cs="宋体"/>
          <w:color w:val="auto"/>
          <w:kern w:val="0"/>
          <w:sz w:val="24"/>
          <w:highlight w:val="none"/>
          <w:shd w:val="clear" w:fill="FFFFFF"/>
          <w:lang w:bidi="ar"/>
        </w:rPr>
        <w:t>组织为智能体i当期信息流</w:t>
      </w:r>
      <m:oMath>
        <m:sSub>
          <m:sSubPr>
            <m:ctrlPr>
              <w:rPr>
                <w:rFonts w:hint="eastAsia" w:ascii="DejaVu Math TeX Gyre" w:hAnsi="DejaVu Math TeX Gyre" w:eastAsia="宋体" w:cs="宋体"/>
                <w:color w:val="auto"/>
                <w:kern w:val="0"/>
                <w:sz w:val="24"/>
                <w:highlight w:val="none"/>
                <w:shd w:val="clear" w:fill="FFFFFF"/>
                <w:lang w:bidi="ar"/>
              </w:rPr>
            </m:ctrlPr>
          </m:sSubPr>
          <m:e>
            <m:r>
              <m:rPr>
                <m:sty m:val="p"/>
              </m:rPr>
              <w:rPr>
                <w:rFonts w:hint="eastAsia" w:ascii="DejaVu Math TeX Gyre" w:hAnsi="DejaVu Math TeX Gyre" w:eastAsia="宋体" w:cs="宋体"/>
                <w:color w:val="auto"/>
                <w:kern w:val="0"/>
                <w:sz w:val="24"/>
                <w:highlight w:val="none"/>
                <w:shd w:val="clear" w:fill="FFFFFF"/>
                <w:lang w:bidi="ar"/>
              </w:rPr>
              <m:t>F</m:t>
            </m:r>
            <m:ctrlPr>
              <w:rPr>
                <w:rFonts w:hint="eastAsia" w:ascii="DejaVu Math TeX Gyre" w:hAnsi="DejaVu Math TeX Gyre" w:eastAsia="宋体" w:cs="宋体"/>
                <w:color w:val="auto"/>
                <w:kern w:val="0"/>
                <w:sz w:val="24"/>
                <w:highlight w:val="none"/>
                <w:shd w:val="clear" w:fill="FFFFFF"/>
                <w:lang w:bidi="ar"/>
              </w:rPr>
            </m:ctrlPr>
          </m:e>
          <m:sub>
            <m:r>
              <m:rPr>
                <m:sty m:val="p"/>
              </m:rPr>
              <w:rPr>
                <w:rFonts w:hint="eastAsia" w:ascii="DejaVu Math TeX Gyre" w:hAnsi="DejaVu Math TeX Gyre" w:eastAsia="宋体" w:cs="宋体"/>
                <w:color w:val="auto"/>
                <w:kern w:val="0"/>
                <w:sz w:val="24"/>
                <w:highlight w:val="none"/>
                <w:shd w:val="clear" w:fill="FFFFFF"/>
                <w:lang w:bidi="ar"/>
              </w:rPr>
              <m:t>it</m:t>
            </m:r>
            <m:ctrlPr>
              <w:rPr>
                <w:rFonts w:hint="eastAsia" w:ascii="DejaVu Math TeX Gyre" w:hAnsi="DejaVu Math TeX Gyre" w:eastAsia="宋体" w:cs="宋体"/>
                <w:color w:val="auto"/>
                <w:kern w:val="0"/>
                <w:sz w:val="24"/>
                <w:highlight w:val="none"/>
                <w:shd w:val="clear" w:fill="FFFFFF"/>
                <w:lang w:bidi="ar"/>
              </w:rPr>
            </m:ctrlPr>
          </m:sub>
        </m:sSub>
      </m:oMath>
      <w:r>
        <w:rPr>
          <w:rFonts w:hint="eastAsia" w:ascii="宋体" w:hAnsi="宋体" w:eastAsia="宋体" w:cs="宋体"/>
          <w:color w:val="auto"/>
          <w:kern w:val="0"/>
          <w:sz w:val="24"/>
          <w:highlight w:val="none"/>
          <w:shd w:val="clear" w:fill="FFFFFF"/>
          <w:lang w:bidi="ar"/>
        </w:rPr>
        <w:t>的规则，而非大语言模型的文本生成。平台先从当期可用内容中确定候选池，再按实验条件为每个智能体配置10条帖文：全历史随机制度从截至当期的全部帖文中均匀无放回抽样；时序制度读取行动时点前最新发布的帖文；兴趣制度依据智能体固定类型与帖文正文倾向分的匹配程度进行比例抽样，不引入帖子热度。三种制度共享相同的智能体、现实输入和U模型，各设置3个随机种子，同一随机种子跨制度匹配注入样本。改变</w:t>
      </w:r>
      <m:oMath>
        <m:r>
          <m:rPr>
            <m:sty m:val="p"/>
          </m:rPr>
          <w:rPr>
            <w:rFonts w:hint="eastAsia" w:ascii="DejaVu Math TeX Gyre" w:hAnsi="DejaVu Math TeX Gyre" w:eastAsia="宋体" w:cs="宋体"/>
            <w:color w:val="auto"/>
            <w:kern w:val="0"/>
            <w:sz w:val="24"/>
            <w:highlight w:val="none"/>
            <w:shd w:val="clear" w:fill="FFFFFF"/>
            <w:lang w:bidi="ar"/>
          </w:rPr>
          <m:t>Γ</m:t>
        </m:r>
      </m:oMath>
      <w:r>
        <w:rPr>
          <w:rFonts w:hint="eastAsia" w:ascii="宋体" w:hAnsi="宋体" w:eastAsia="宋体" w:cs="宋体"/>
          <w:color w:val="auto"/>
          <w:kern w:val="0"/>
          <w:sz w:val="24"/>
          <w:highlight w:val="none"/>
          <w:shd w:val="clear" w:fill="FFFFFF"/>
          <w:lang w:bidi="ar"/>
        </w:rPr>
        <w:t>即改变用户发言前“看见什么”，并通过同类内容的可见份额与累积曝光进入</w:t>
      </w:r>
      <m:oMath>
        <m:sSub>
          <m:sSubPr>
            <m:ctrlPr>
              <w:rPr>
                <w:rFonts w:hint="eastAsia" w:ascii="DejaVu Math TeX Gyre" w:hAnsi="DejaVu Math TeX Gyre" w:eastAsia="宋体" w:cs="宋体"/>
                <w:color w:val="auto"/>
                <w:kern w:val="0"/>
                <w:sz w:val="24"/>
                <w:highlight w:val="none"/>
                <w:shd w:val="clear" w:fill="FFFFFF"/>
                <w:lang w:bidi="ar"/>
              </w:rPr>
            </m:ctrlPr>
          </m:sSubPr>
          <m:e>
            <m:r>
              <m:rPr>
                <m:sty m:val="p"/>
              </m:rPr>
              <w:rPr>
                <w:rFonts w:hint="eastAsia" w:ascii="DejaVu Math TeX Gyre" w:hAnsi="DejaVu Math TeX Gyre" w:eastAsia="宋体" w:cs="宋体"/>
                <w:color w:val="auto"/>
                <w:kern w:val="0"/>
                <w:sz w:val="24"/>
                <w:highlight w:val="none"/>
                <w:shd w:val="clear" w:fill="FFFFFF"/>
                <w:lang w:bidi="ar"/>
              </w:rPr>
              <m:t>U</m:t>
            </m:r>
            <m:ctrlPr>
              <w:rPr>
                <w:rFonts w:hint="eastAsia" w:ascii="DejaVu Math TeX Gyre" w:hAnsi="DejaVu Math TeX Gyre" w:eastAsia="宋体" w:cs="宋体"/>
                <w:color w:val="auto"/>
                <w:kern w:val="0"/>
                <w:sz w:val="24"/>
                <w:highlight w:val="none"/>
                <w:shd w:val="clear" w:fill="FFFFFF"/>
                <w:lang w:bidi="ar"/>
              </w:rPr>
            </m:ctrlPr>
          </m:e>
          <m:sub>
            <m:r>
              <m:rPr>
                <m:sty m:val="p"/>
              </m:rPr>
              <w:rPr>
                <w:rFonts w:hint="eastAsia" w:ascii="DejaVu Math TeX Gyre" w:hAnsi="DejaVu Math TeX Gyre" w:eastAsia="宋体" w:cs="宋体"/>
                <w:color w:val="auto"/>
                <w:kern w:val="0"/>
                <w:sz w:val="24"/>
                <w:highlight w:val="none"/>
                <w:shd w:val="clear" w:fill="FFFFFF"/>
                <w:lang w:bidi="ar"/>
              </w:rPr>
              <m:t>it</m:t>
            </m:r>
            <m:ctrlPr>
              <w:rPr>
                <w:rFonts w:hint="eastAsia" w:ascii="DejaVu Math TeX Gyre" w:hAnsi="DejaVu Math TeX Gyre" w:eastAsia="宋体" w:cs="宋体"/>
                <w:color w:val="auto"/>
                <w:kern w:val="0"/>
                <w:sz w:val="24"/>
                <w:highlight w:val="none"/>
                <w:shd w:val="clear" w:fill="FFFFFF"/>
                <w:lang w:bidi="ar"/>
              </w:rPr>
            </m:ctrlPr>
          </m:sub>
        </m:sSub>
      </m:oMath>
      <w:r>
        <w:rPr>
          <w:rFonts w:hint="eastAsia" w:ascii="宋体" w:hAnsi="宋体" w:eastAsia="宋体" w:cs="宋体"/>
          <w:color w:val="auto"/>
          <w:kern w:val="0"/>
          <w:sz w:val="24"/>
          <w:highlight w:val="none"/>
          <w:shd w:val="clear" w:fill="FFFFFF"/>
          <w:lang w:bidi="ar"/>
        </w:rPr>
        <w:t>的计算。</w:t>
      </w:r>
    </w:p>
    <w:p w14:paraId="688CB22C">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kern w:val="0"/>
          <w:sz w:val="24"/>
          <w:szCs w:val="24"/>
          <w:highlight w:val="none"/>
          <w:shd w:val="clear" w:fill="FFFFFF"/>
          <w:lang w:val="en-US" w:eastAsia="zh-CN" w:bidi="ar"/>
        </w:rPr>
      </w:pPr>
      <w:r>
        <w:rPr>
          <w:rFonts w:hint="eastAsia" w:ascii="宋体" w:hAnsi="宋体" w:eastAsia="宋体" w:cs="宋体"/>
          <w:b/>
          <w:bCs/>
          <w:color w:val="auto"/>
          <w:kern w:val="0"/>
          <w:sz w:val="24"/>
          <w:szCs w:val="24"/>
          <w:highlight w:val="none"/>
          <w:shd w:val="clear" w:fill="FFFFFF"/>
          <w:lang w:val="en-US" w:eastAsia="zh-CN" w:bidi="ar"/>
        </w:rPr>
        <w:t>（2）用户表达决策模型U</w:t>
      </w:r>
    </w:p>
    <w:p w14:paraId="23574D3A">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b w:val="0"/>
          <w:bCs w:val="0"/>
          <w:color w:val="auto"/>
          <w:kern w:val="0"/>
          <w:sz w:val="24"/>
          <w:szCs w:val="24"/>
          <w:highlight w:val="none"/>
          <w:shd w:val="clear" w:fill="FFFFFF"/>
          <w:lang w:val="en-US" w:eastAsia="zh-CN" w:bidi="ar"/>
        </w:rPr>
      </w:pPr>
      <w:r>
        <w:rPr>
          <w:rFonts w:hint="eastAsia" w:ascii="宋体" w:hAnsi="宋体" w:eastAsia="宋体" w:cs="宋体"/>
          <w:b w:val="0"/>
          <w:bCs w:val="0"/>
          <w:color w:val="auto"/>
          <w:kern w:val="0"/>
          <w:sz w:val="24"/>
          <w:szCs w:val="24"/>
          <w:highlight w:val="none"/>
          <w:shd w:val="clear" w:fill="FFFFFF"/>
          <w:lang w:val="en-US" w:eastAsia="zh-CN" w:bidi="ar"/>
        </w:rPr>
        <w:t>智能体的表达决策由锚定式效用模型描述：</w:t>
      </w:r>
    </w:p>
    <w:p w14:paraId="60FE51EC">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center"/>
        <w:textAlignment w:val="auto"/>
        <w:rPr>
          <w:rFonts w:hint="eastAsia" w:hAnsi="宋体" w:eastAsia="宋体" w:cs="宋体"/>
          <w:b w:val="0"/>
          <w:bCs w:val="0"/>
          <w:i w:val="0"/>
          <w:color w:val="auto"/>
          <w:kern w:val="0"/>
          <w:sz w:val="24"/>
          <w:szCs w:val="24"/>
          <w:highlight w:val="none"/>
          <w:shd w:val="clear" w:fill="FFFFFF"/>
          <w:lang w:val="en-US" w:eastAsia="zh-CN" w:bidi="ar"/>
        </w:rPr>
      </w:pPr>
      <m:oMathPara>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U</m:t>
              </m:r>
              <m:ctrlPr>
                <w:rPr>
                  <w:rFonts w:ascii="DejaVu Math TeX Gyre" w:hAnsi="DejaVu Math TeX Gyre" w:eastAsia="宋体"/>
                  <w:sz w:val="24"/>
                </w:rPr>
              </m:ctrlPr>
            </m:e>
            <m:sub>
              <m:r>
                <m:rPr/>
                <w:rPr>
                  <w:rFonts w:hint="default" w:ascii="DejaVu Math TeX Gyre" w:hAnsi="DejaVu Math TeX Gyre" w:eastAsia="宋体"/>
                  <w:sz w:val="24"/>
                </w:rPr>
                <m:t>it</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B</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R</m:t>
              </m:r>
              <m:ctrlPr>
                <w:rPr>
                  <w:rFonts w:ascii="DejaVu Math TeX Gyre" w:hAnsi="DejaVu Math TeX Gyre" w:eastAsia="宋体"/>
                  <w:sz w:val="24"/>
                </w:rPr>
              </m:ctrlPr>
            </m:e>
            <m:sub>
              <m:r>
                <m:rPr/>
                <w:rPr>
                  <w:rFonts w:hint="default" w:ascii="DejaVu Math TeX Gyre" w:hAnsi="DejaVu Math TeX Gyre" w:eastAsia="宋体"/>
                  <w:sz w:val="24"/>
                </w:rPr>
                <m:t>it</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D</m:t>
              </m:r>
              <m:ctrlPr>
                <w:rPr>
                  <w:rFonts w:ascii="DejaVu Math TeX Gyre" w:hAnsi="DejaVu Math TeX Gyre" w:eastAsia="宋体"/>
                  <w:sz w:val="24"/>
                </w:rPr>
              </m:ctrlPr>
            </m:e>
            <m:sub>
              <m:r>
                <m:rPr/>
                <w:rPr>
                  <w:rFonts w:hint="default" w:ascii="DejaVu Math TeX Gyre" w:hAnsi="DejaVu Math TeX Gyre" w:eastAsia="宋体"/>
                  <w:sz w:val="24"/>
                </w:rPr>
                <m:t>it</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B</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Sub>
          <m:r>
            <m:rPr/>
            <w:rPr>
              <w:rFonts w:hint="default" w:ascii="DejaVu Math TeX Gyre" w:hAnsi="DejaVu Math TeX Gyre" w:eastAsia="宋体"/>
              <w:sz w:val="24"/>
            </w:rPr>
            <m:t>)</m:t>
          </m:r>
        </m:oMath>
      </m:oMathPara>
    </w:p>
    <w:p w14:paraId="70FDF1E7">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b w:val="0"/>
          <w:bCs w:val="0"/>
          <w:color w:val="auto"/>
          <w:kern w:val="0"/>
          <w:sz w:val="24"/>
          <w:szCs w:val="24"/>
          <w:highlight w:val="none"/>
          <w:shd w:val="clear" w:fill="FFFFFF"/>
          <w:lang w:val="en-US" w:eastAsia="zh-CN" w:bidi="ar"/>
        </w:rPr>
      </w:pPr>
      <w:r>
        <w:rPr>
          <w:rFonts w:hint="eastAsia" w:ascii="宋体" w:hAnsi="宋体" w:eastAsia="宋体" w:cs="宋体"/>
          <w:b w:val="0"/>
          <w:bCs w:val="0"/>
          <w:color w:val="auto"/>
          <w:kern w:val="0"/>
          <w:sz w:val="24"/>
          <w:szCs w:val="24"/>
          <w:highlight w:val="none"/>
          <w:shd w:val="clear" w:fill="FFFFFF"/>
          <w:lang w:val="en-US" w:eastAsia="zh-CN" w:bidi="ar"/>
        </w:rPr>
        <w:t>当</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U</m:t>
            </m:r>
            <m:ctrlPr>
              <w:rPr>
                <w:rFonts w:ascii="DejaVu Math TeX Gyre" w:hAnsi="DejaVu Math TeX Gyre" w:eastAsia="宋体"/>
                <w:sz w:val="24"/>
              </w:rPr>
            </m:ctrlPr>
          </m:e>
          <m:sub>
            <m:r>
              <m:rPr/>
              <w:rPr>
                <w:rFonts w:hint="default" w:ascii="DejaVu Math TeX Gyre" w:hAnsi="DejaVu Math TeX Gyre" w:eastAsia="宋体"/>
                <w:sz w:val="24"/>
              </w:rPr>
              <m:t>it</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a</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Sub>
      </m:oMath>
      <w:r>
        <w:rPr>
          <w:rFonts w:hint="eastAsia" w:ascii="宋体" w:hAnsi="宋体" w:eastAsia="宋体" w:cs="宋体"/>
          <w:b w:val="0"/>
          <w:bCs w:val="0"/>
          <w:color w:val="auto"/>
          <w:kern w:val="0"/>
          <w:sz w:val="24"/>
          <w:szCs w:val="24"/>
          <w:highlight w:val="none"/>
          <w:shd w:val="clear" w:fill="FFFFFF"/>
          <w:lang w:val="en-US" w:eastAsia="zh-CN" w:bidi="ar"/>
        </w:rPr>
        <w:t>时，智能体</w:t>
      </w:r>
      <m:oMath>
        <m:r>
          <m:rPr/>
          <w:rPr>
            <w:rFonts w:hint="default" w:ascii="DejaVu Math TeX Gyre" w:hAnsi="DejaVu Math TeX Gyre" w:eastAsia="宋体"/>
            <w:sz w:val="24"/>
          </w:rPr>
          <m:t>i</m:t>
        </m:r>
      </m:oMath>
      <w:r>
        <w:rPr>
          <w:rFonts w:hint="eastAsia" w:ascii="宋体" w:hAnsi="宋体" w:eastAsia="宋体" w:cs="宋体"/>
          <w:b w:val="0"/>
          <w:bCs w:val="0"/>
          <w:color w:val="auto"/>
          <w:kern w:val="0"/>
          <w:sz w:val="24"/>
          <w:szCs w:val="24"/>
          <w:highlight w:val="none"/>
          <w:shd w:val="clear" w:fill="FFFFFF"/>
          <w:lang w:val="en-US" w:eastAsia="zh-CN" w:bidi="ar"/>
        </w:rPr>
        <w:t>在时期</w:t>
      </w:r>
      <m:oMath>
        <m:r>
          <m:rPr/>
          <w:rPr>
            <w:rFonts w:hint="default" w:ascii="DejaVu Math TeX Gyre" w:hAnsi="DejaVu Math TeX Gyre" w:eastAsia="宋体"/>
            <w:sz w:val="24"/>
          </w:rPr>
          <m:t>t</m:t>
        </m:r>
      </m:oMath>
      <w:r>
        <w:rPr>
          <w:rFonts w:hint="eastAsia" w:ascii="宋体" w:hAnsi="宋体" w:eastAsia="宋体" w:cs="宋体"/>
          <w:b w:val="0"/>
          <w:bCs w:val="0"/>
          <w:color w:val="auto"/>
          <w:kern w:val="0"/>
          <w:sz w:val="24"/>
          <w:szCs w:val="24"/>
          <w:highlight w:val="none"/>
          <w:shd w:val="clear" w:fill="FFFFFF"/>
          <w:lang w:val="en-US" w:eastAsia="zh-CN" w:bidi="ar"/>
        </w:rPr>
        <w:t>选择发声；否则保持沉默。其中，</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a</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Sub>
      </m:oMath>
      <w:r>
        <w:rPr>
          <w:rFonts w:hint="eastAsia" w:ascii="宋体" w:hAnsi="宋体" w:eastAsia="宋体" w:cs="宋体"/>
          <w:b w:val="0"/>
          <w:bCs w:val="0"/>
          <w:color w:val="auto"/>
          <w:kern w:val="0"/>
          <w:sz w:val="24"/>
          <w:szCs w:val="24"/>
          <w:highlight w:val="none"/>
          <w:shd w:val="clear" w:fill="FFFFFF"/>
          <w:lang w:val="en-US" w:eastAsia="zh-CN" w:bidi="ar"/>
        </w:rPr>
        <w:t>为个体表达门槛，</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B</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Sub>
      </m:oMath>
      <w:r>
        <w:rPr>
          <w:rFonts w:hint="eastAsia" w:ascii="宋体" w:hAnsi="宋体" w:eastAsia="宋体" w:cs="宋体"/>
          <w:b w:val="0"/>
          <w:bCs w:val="0"/>
          <w:color w:val="auto"/>
          <w:kern w:val="0"/>
          <w:sz w:val="24"/>
          <w:szCs w:val="24"/>
          <w:highlight w:val="none"/>
          <w:shd w:val="clear" w:fill="FFFFFF"/>
          <w:lang w:val="en-US" w:eastAsia="zh-CN" w:bidi="ar"/>
        </w:rPr>
        <w:t>为常态表达效用，</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D</m:t>
            </m:r>
            <m:ctrlPr>
              <w:rPr>
                <w:rFonts w:ascii="DejaVu Math TeX Gyre" w:hAnsi="DejaVu Math TeX Gyre" w:eastAsia="宋体"/>
                <w:sz w:val="24"/>
              </w:rPr>
            </m:ctrlPr>
          </m:e>
          <m:sub>
            <m:r>
              <m:rPr/>
              <w:rPr>
                <w:rFonts w:hint="default" w:ascii="DejaVu Math TeX Gyre" w:hAnsi="DejaVu Math TeX Gyre" w:eastAsia="宋体"/>
                <w:sz w:val="24"/>
              </w:rPr>
              <m:t>it</m:t>
            </m:r>
            <m:ctrlPr>
              <w:rPr>
                <w:rFonts w:ascii="DejaVu Math TeX Gyre" w:hAnsi="DejaVu Math TeX Gyre" w:eastAsia="宋体"/>
                <w:sz w:val="24"/>
              </w:rPr>
            </m:ctrlPr>
          </m:sub>
        </m:sSub>
      </m:oMath>
      <w:r>
        <w:rPr>
          <w:rFonts w:hint="eastAsia" w:ascii="宋体" w:hAnsi="宋体" w:eastAsia="宋体" w:cs="宋体"/>
          <w:b w:val="0"/>
          <w:bCs w:val="0"/>
          <w:color w:val="auto"/>
          <w:kern w:val="0"/>
          <w:sz w:val="24"/>
          <w:szCs w:val="24"/>
          <w:highlight w:val="none"/>
          <w:shd w:val="clear" w:fill="FFFFFF"/>
          <w:lang w:val="en-US" w:eastAsia="zh-CN" w:bidi="ar"/>
        </w:rPr>
        <w:t>为当期意见气候效用，</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R</m:t>
            </m:r>
            <m:ctrlPr>
              <w:rPr>
                <w:rFonts w:ascii="DejaVu Math TeX Gyre" w:hAnsi="DejaVu Math TeX Gyre" w:eastAsia="宋体"/>
                <w:sz w:val="24"/>
              </w:rPr>
            </m:ctrlPr>
          </m:e>
          <m:sub>
            <m:r>
              <m:rPr/>
              <w:rPr>
                <w:rFonts w:hint="default" w:ascii="DejaVu Math TeX Gyre" w:hAnsi="DejaVu Math TeX Gyre" w:eastAsia="宋体"/>
                <w:sz w:val="24"/>
              </w:rPr>
              <m:t>it</m:t>
            </m:r>
            <m:ctrlPr>
              <w:rPr>
                <w:rFonts w:ascii="DejaVu Math TeX Gyre" w:hAnsi="DejaVu Math TeX Gyre" w:eastAsia="宋体"/>
                <w:sz w:val="24"/>
              </w:rPr>
            </m:ctrlPr>
          </m:sub>
        </m:sSub>
      </m:oMath>
      <w:r>
        <w:rPr>
          <w:rFonts w:hint="eastAsia" w:ascii="宋体" w:hAnsi="宋体" w:eastAsia="宋体" w:cs="宋体"/>
          <w:b w:val="0"/>
          <w:bCs w:val="0"/>
          <w:color w:val="auto"/>
          <w:kern w:val="0"/>
          <w:sz w:val="24"/>
          <w:szCs w:val="24"/>
          <w:highlight w:val="none"/>
          <w:shd w:val="clear" w:fill="FFFFFF"/>
          <w:lang w:val="en-US" w:eastAsia="zh-CN" w:bidi="ar"/>
        </w:rPr>
        <w:t>为注意力余量。</w:t>
      </w:r>
      <m:oMath>
        <m:sSub>
          <m:sSubPr>
            <m:ctrlPr>
              <w:ins w:id="280" w:author="张人杰" w:date="2026-09-15T16:43:12Z">
                <w:rPr>
                  <w:rFonts w:hint="default" w:ascii="DejaVu Math TeX Gyre" w:hAnsi="DejaVu Math TeX Gyre" w:eastAsia="宋体"/>
                  <w:sz w:val="24"/>
                </w:rPr>
              </w:ins>
            </m:ctrlPr>
          </m:sSubPr>
          <m:e>
            <w:ins w:id="281" w:author="张人杰" w:date="2026-09-15T16:43:12Z">
              <m:r>
                <m:rPr/>
                <w:rPr>
                  <w:rFonts w:hint="default" w:ascii="DejaVu Math TeX Gyre" w:hAnsi="DejaVu Math TeX Gyre" w:eastAsia="宋体"/>
                  <w:sz w:val="24"/>
                </w:rPr>
                <m:t>a</m:t>
              </m:r>
            </w:ins>
            <m:ctrlPr>
              <w:ins w:id="282" w:author="张人杰" w:date="2026-09-15T16:43:12Z">
                <w:rPr>
                  <w:rFonts w:ascii="DejaVu Math TeX Gyre" w:hAnsi="DejaVu Math TeX Gyre" w:eastAsia="宋体"/>
                  <w:sz w:val="24"/>
                </w:rPr>
              </w:ins>
            </m:ctrlPr>
          </m:e>
          <m:sub>
            <w:ins w:id="283" w:author="张人杰" w:date="2026-09-15T16:43:12Z">
              <m:r>
                <m:rPr/>
                <w:rPr>
                  <w:rFonts w:hint="default" w:ascii="DejaVu Math TeX Gyre" w:hAnsi="DejaVu Math TeX Gyre" w:eastAsia="宋体"/>
                  <w:sz w:val="24"/>
                </w:rPr>
                <m:t>i</m:t>
              </m:r>
            </w:ins>
            <m:ctrlPr>
              <w:ins w:id="284" w:author="张人杰" w:date="2026-09-15T16:43:12Z">
                <w:rPr>
                  <w:rFonts w:ascii="DejaVu Math TeX Gyre" w:hAnsi="DejaVu Math TeX Gyre" w:eastAsia="宋体"/>
                  <w:sz w:val="24"/>
                </w:rPr>
              </w:ins>
            </m:ctrlPr>
          </m:sub>
        </m:sSub>
      </m:oMath>
      <w:r>
        <w:rPr>
          <w:rFonts w:hint="eastAsia" w:ascii="宋体" w:hAnsi="宋体" w:eastAsia="宋体" w:cs="宋体"/>
          <w:b w:val="0"/>
          <w:bCs w:val="0"/>
          <w:color w:val="auto"/>
          <w:kern w:val="0"/>
          <w:sz w:val="24"/>
          <w:szCs w:val="24"/>
          <w:highlight w:val="none"/>
          <w:shd w:val="clear" w:fill="FFFFFF"/>
          <w:lang w:val="en-US" w:eastAsia="zh-CN" w:bidi="ar"/>
        </w:rPr>
        <w:t>个体表达门槛以0.95为共同基数，该基数由同构信息流下的数值扫描确定；初始化时为每个智能体乘以0.8—1.2的随机扰动并在全程固定，以保留个体异质性。各类型采用同一基数，是因为实证数据中各类型人均发帖强度均接近1，缺乏设置类型差异门槛的依据。</w:t>
      </w:r>
    </w:p>
    <w:p w14:paraId="025E8628">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b w:val="0"/>
          <w:bCs w:val="0"/>
          <w:color w:val="auto"/>
          <w:kern w:val="0"/>
          <w:sz w:val="24"/>
          <w:szCs w:val="24"/>
          <w:highlight w:val="none"/>
          <w:shd w:val="clear" w:fill="FFFFFF"/>
          <w:lang w:val="en-US" w:eastAsia="zh-CN" w:bidi="ar"/>
        </w:rPr>
      </w:pPr>
      <w:r>
        <w:rPr>
          <w:rFonts w:hint="eastAsia" w:ascii="宋体" w:hAnsi="宋体" w:eastAsia="宋体" w:cs="宋体"/>
          <w:b w:val="0"/>
          <w:bCs w:val="0"/>
          <w:color w:val="auto"/>
          <w:kern w:val="0"/>
          <w:sz w:val="24"/>
          <w:szCs w:val="24"/>
          <w:highlight w:val="none"/>
          <w:shd w:val="clear" w:fill="FFFFFF"/>
          <w:lang w:val="en-US" w:eastAsia="zh-CN" w:bidi="ar"/>
        </w:rPr>
        <w:t>常态表达效用</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B</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Sub>
      </m:oMath>
      <w:r>
        <w:rPr>
          <w:rFonts w:hint="eastAsia" w:ascii="宋体" w:hAnsi="宋体" w:eastAsia="宋体" w:cs="宋体"/>
          <w:b w:val="0"/>
          <w:bCs w:val="0"/>
          <w:color w:val="auto"/>
          <w:kern w:val="0"/>
          <w:sz w:val="24"/>
          <w:szCs w:val="24"/>
          <w:highlight w:val="none"/>
          <w:shd w:val="clear" w:fill="FFFFFF"/>
          <w:lang w:val="en-US" w:eastAsia="zh-CN" w:bidi="ar"/>
        </w:rPr>
        <w:t>表示智能体在没有强事件刺激时的基础表达倾向</w:t>
      </w:r>
      <w:ins w:id="285" w:author="张人杰" w:date="2026-09-15T16:43:56Z">
        <w:r>
          <w:rPr>
            <w:rFonts w:hint="eastAsia" w:ascii="宋体" w:hAnsi="宋体" w:eastAsia="宋体" w:cs="宋体"/>
            <w:b w:val="0"/>
            <w:bCs w:val="0"/>
            <w:color w:val="auto"/>
            <w:kern w:val="0"/>
            <w:sz w:val="24"/>
            <w:szCs w:val="24"/>
            <w:highlight w:val="none"/>
            <w:shd w:val="clear" w:fill="FFFFFF"/>
            <w:lang w:val="en-US" w:eastAsia="zh-CN" w:bidi="ar"/>
          </w:rPr>
          <w:t>。</w:t>
        </w:r>
      </w:ins>
      <w:del w:id="286" w:author="张人杰" w:date="2026-09-15T16:43:54Z">
        <w:r>
          <w:rPr>
            <w:rFonts w:hint="eastAsia" w:ascii="宋体" w:hAnsi="宋体" w:eastAsia="宋体" w:cs="宋体"/>
            <w:b w:val="0"/>
            <w:bCs w:val="0"/>
            <w:color w:val="auto"/>
            <w:kern w:val="0"/>
            <w:sz w:val="24"/>
            <w:szCs w:val="24"/>
            <w:highlight w:val="none"/>
            <w:shd w:val="clear" w:fill="FFFFFF"/>
            <w:lang w:val="en-US" w:eastAsia="zh-CN" w:bidi="ar"/>
          </w:rPr>
          <w:delText>，</w:delText>
        </w:r>
      </w:del>
      <w:r>
        <w:rPr>
          <w:rFonts w:hint="eastAsia" w:ascii="宋体" w:hAnsi="宋体" w:eastAsia="宋体" w:cs="宋体"/>
          <w:b w:val="0"/>
          <w:bCs w:val="0"/>
          <w:color w:val="auto"/>
          <w:kern w:val="0"/>
          <w:sz w:val="24"/>
          <w:szCs w:val="24"/>
          <w:highlight w:val="none"/>
          <w:shd w:val="clear" w:fill="FFFFFF"/>
          <w:lang w:val="en-US" w:eastAsia="zh-CN" w:bidi="ar"/>
        </w:rPr>
        <w:t>由W05—W12各类型常态供给映射到上述门槛分布的相应分位点后固定：玩梗0.7755、悼念0.7678、营销0.8252、教育0.7412、其他0.7686。该变量使事件刺激消退后的表达水平回归各类型常态，而不是随累积曝光机械下降至零。</w:t>
      </w:r>
    </w:p>
    <w:p w14:paraId="550D1EF0">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b w:val="0"/>
          <w:bCs w:val="0"/>
          <w:color w:val="auto"/>
          <w:kern w:val="0"/>
          <w:sz w:val="24"/>
          <w:szCs w:val="24"/>
          <w:highlight w:val="none"/>
          <w:shd w:val="clear" w:fill="FFFFFF"/>
          <w:lang w:val="en-US" w:eastAsia="zh-CN" w:bidi="ar"/>
        </w:rPr>
      </w:pPr>
      <w:r>
        <w:rPr>
          <w:rFonts w:hint="eastAsia" w:ascii="宋体" w:hAnsi="宋体" w:eastAsia="宋体" w:cs="宋体"/>
          <w:b w:val="0"/>
          <w:bCs w:val="0"/>
          <w:color w:val="auto"/>
          <w:kern w:val="0"/>
          <w:sz w:val="24"/>
          <w:szCs w:val="24"/>
          <w:highlight w:val="none"/>
          <w:shd w:val="clear" w:fill="FFFFFF"/>
          <w:lang w:val="en-US" w:eastAsia="zh-CN" w:bidi="ar"/>
        </w:rPr>
        <w:t>意见气候效用</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D</m:t>
            </m:r>
            <m:ctrlPr>
              <w:rPr>
                <w:rFonts w:ascii="DejaVu Math TeX Gyre" w:hAnsi="DejaVu Math TeX Gyre" w:eastAsia="宋体"/>
                <w:sz w:val="24"/>
              </w:rPr>
            </m:ctrlPr>
          </m:e>
          <m:sub>
            <m:r>
              <m:rPr/>
              <w:rPr>
                <w:rFonts w:hint="default" w:ascii="DejaVu Math TeX Gyre" w:hAnsi="DejaVu Math TeX Gyre" w:eastAsia="宋体"/>
                <w:sz w:val="24"/>
              </w:rPr>
              <m:t>it</m:t>
            </m:r>
            <m:ctrlPr>
              <w:rPr>
                <w:rFonts w:ascii="DejaVu Math TeX Gyre" w:hAnsi="DejaVu Math TeX Gyre" w:eastAsia="宋体"/>
                <w:sz w:val="24"/>
              </w:rPr>
            </m:ctrlPr>
          </m:sub>
        </m:sSub>
      </m:oMath>
      <w:r>
        <w:rPr>
          <w:rFonts w:hint="eastAsia" w:ascii="宋体" w:hAnsi="宋体" w:eastAsia="宋体" w:cs="宋体"/>
          <w:b w:val="0"/>
          <w:bCs w:val="0"/>
          <w:color w:val="auto"/>
          <w:kern w:val="0"/>
          <w:sz w:val="24"/>
          <w:szCs w:val="24"/>
          <w:highlight w:val="none"/>
          <w:shd w:val="clear" w:fill="FFFFFF"/>
          <w:lang w:val="en-US" w:eastAsia="zh-CN" w:bidi="ar"/>
        </w:rPr>
        <w:t>根据智能体所见信息流中同类内容的相对可见度计算：</w:t>
      </w:r>
    </w:p>
    <w:p w14:paraId="69E3B994">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firstLine="480" w:firstLineChars="200"/>
        <w:jc w:val="left"/>
        <w:textAlignment w:val="auto"/>
        <w:rPr>
          <w:rFonts w:hint="eastAsia" w:hAnsi="DejaVu Math TeX Gyre" w:eastAsia="宋体"/>
          <w:i w:val="0"/>
          <w:sz w:val="24"/>
          <w:lang w:val="en-US" w:eastAsia="zh-CN"/>
        </w:rPr>
      </w:pPr>
      <m:oMathPara>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D</m:t>
              </m:r>
              <m:ctrlPr>
                <w:rPr>
                  <w:rFonts w:ascii="DejaVu Math TeX Gyre" w:hAnsi="DejaVu Math TeX Gyre" w:eastAsia="宋体"/>
                  <w:sz w:val="24"/>
                </w:rPr>
              </m:ctrlPr>
            </m:e>
            <m:sub>
              <m:r>
                <m:rPr/>
                <w:rPr>
                  <w:rFonts w:hint="default" w:ascii="DejaVu Math TeX Gyre" w:hAnsi="DejaVu Math TeX Gyre" w:eastAsia="宋体"/>
                  <w:sz w:val="24"/>
                </w:rPr>
                <m:t>it</m:t>
              </m:r>
              <m:ctrlPr>
                <w:rPr>
                  <w:rFonts w:ascii="DejaVu Math TeX Gyre" w:hAnsi="DejaVu Math TeX Gyre" w:eastAsia="宋体"/>
                  <w:sz w:val="24"/>
                </w:rPr>
              </m:ctrlPr>
            </m:sub>
          </m:sSub>
          <m:r>
            <m:rPr/>
            <w:rPr>
              <w:rFonts w:hint="default" w:ascii="DejaVu Math TeX Gyre" w:hAnsi="DejaVu Math TeX Gyre" w:eastAsia="宋体"/>
              <w:sz w:val="24"/>
            </w:rPr>
            <m:t>=1+</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α</m:t>
              </m:r>
              <m:ctrlPr>
                <w:rPr>
                  <w:rFonts w:ascii="DejaVu Math TeX Gyre" w:hAnsi="DejaVu Math TeX Gyre" w:eastAsia="宋体"/>
                  <w:sz w:val="24"/>
                </w:rPr>
              </m:ctrlPr>
            </m:e>
            <m:sub>
              <m:r>
                <m:rPr/>
                <w:rPr>
                  <w:rFonts w:hint="default" w:ascii="DejaVu Math TeX Gyre" w:hAnsi="DejaVu Math TeX Gyre" w:eastAsia="宋体"/>
                  <w:sz w:val="24"/>
                </w:rPr>
                <m:t>D</m:t>
              </m:r>
              <m:ctrlPr>
                <w:rPr>
                  <w:rFonts w:ascii="DejaVu Math TeX Gyre" w:hAnsi="DejaVu Math TeX Gyre" w:eastAsia="宋体"/>
                  <w:sz w:val="24"/>
                </w:rPr>
              </m:ctrlPr>
            </m:sub>
          </m:sSub>
          <m:sSub>
            <m:sSubPr>
              <m:ctrlPr>
                <w:rPr>
                  <w:rFonts w:hint="default" w:ascii="DejaVu Math TeX Gyre" w:hAnsi="DejaVu Math TeX Gyre" w:eastAsia="宋体"/>
                  <w:sz w:val="24"/>
                </w:rPr>
              </m:ctrlPr>
            </m:sSubPr>
            <m:e>
              <m:r>
                <m:rPr/>
                <w:rPr>
                  <w:rFonts w:hint="default" w:ascii="DejaVu Math TeX Gyre" w:hAnsi="DejaVu Math TeX Gyre" w:eastAsia="宋体"/>
                  <w:sz w:val="24"/>
                </w:rPr>
                <m:t>s</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Sub>
          <m:func>
            <m:funcPr>
              <m:ctrlPr>
                <w:rPr>
                  <w:rFonts w:hint="default" w:ascii="DejaVu Math TeX Gyre" w:hAnsi="DejaVu Math TeX Gyre" w:eastAsia="宋体"/>
                  <w:sz w:val="24"/>
                </w:rPr>
              </m:ctrlPr>
            </m:funcPr>
            <m:fName>
              <m:r>
                <m:rPr>
                  <m:sty m:val="p"/>
                </m:rPr>
                <w:rPr>
                  <w:rFonts w:hint="default" w:ascii="DejaVu Math TeX Gyre" w:hAnsi="DejaVu Math TeX Gyre" w:eastAsia="宋体"/>
                  <w:sz w:val="24"/>
                </w:rPr>
                <m:t>tanh</m:t>
              </m:r>
              <m:ctrlPr>
                <w:rPr>
                  <w:rFonts w:ascii="DejaVu Math TeX Gyre" w:hAnsi="DejaVu Math TeX Gyre" w:eastAsia="宋体"/>
                  <w:sz w:val="24"/>
                </w:rPr>
              </m:ctrlPr>
            </m:fName>
            <m:e>
              <m:d>
                <m:dPr>
                  <m:ctrlPr>
                    <w:rPr>
                      <w:rFonts w:hint="default" w:ascii="DejaVu Math TeX Gyre" w:hAnsi="DejaVu Math TeX Gyre" w:eastAsia="宋体"/>
                      <w:i/>
                      <w:sz w:val="24"/>
                    </w:rPr>
                  </m:ctrlPr>
                </m:dPr>
                <m:e>
                  <m:r>
                    <m:rPr/>
                    <w:rPr>
                      <w:rFonts w:hint="default" w:ascii="DejaVu Math TeX Gyre" w:hAnsi="DejaVu Math TeX Gyre" w:eastAsia="宋体"/>
                      <w:sz w:val="24"/>
                    </w:rPr>
                    <m:t>k</m:t>
                  </m:r>
                  <m:f>
                    <m:fPr>
                      <m:ctrlPr>
                        <w:rPr>
                          <w:rFonts w:hint="default" w:ascii="DejaVu Math TeX Gyre" w:hAnsi="DejaVu Math TeX Gyre" w:eastAsia="宋体"/>
                          <w:i/>
                          <w:sz w:val="24"/>
                        </w:rPr>
                      </m:ctrlPr>
                    </m:fPr>
                    <m:num>
                      <m:r>
                        <m:rPr/>
                        <w:rPr>
                          <w:rFonts w:hint="default" w:ascii="DejaVu Math TeX Gyre" w:hAnsi="DejaVu Math TeX Gyre" w:eastAsia="宋体"/>
                          <w:sz w:val="24"/>
                        </w:rPr>
                        <m:t>shar</m:t>
                      </m:r>
                      <m:sSubSup>
                        <m:sSubSupPr>
                          <m:ctrlPr>
                            <w:rPr>
                              <w:rFonts w:hint="default" w:ascii="DejaVu Math TeX Gyre" w:hAnsi="DejaVu Math TeX Gyre" w:eastAsia="宋体"/>
                              <w:sz w:val="24"/>
                            </w:rPr>
                          </m:ctrlPr>
                        </m:sSubSupPr>
                        <m:e>
                          <m:r>
                            <m:rPr/>
                            <w:rPr>
                              <w:rFonts w:hint="default" w:ascii="DejaVu Math TeX Gyre" w:hAnsi="DejaVu Math TeX Gyre" w:eastAsia="宋体"/>
                              <w:sz w:val="24"/>
                            </w:rPr>
                            <m:t>e</m:t>
                          </m:r>
                          <m:ctrlPr>
                            <w:rPr>
                              <w:rFonts w:ascii="DejaVu Math TeX Gyre" w:hAnsi="DejaVu Math TeX Gyre" w:eastAsia="宋体"/>
                              <w:sz w:val="24"/>
                            </w:rPr>
                          </m:ctrlPr>
                        </m:e>
                        <m:sub>
                          <m:r>
                            <m:rPr/>
                            <w:rPr>
                              <w:rFonts w:hint="default" w:ascii="DejaVu Math TeX Gyre" w:hAnsi="DejaVu Math TeX Gyre" w:eastAsia="宋体"/>
                              <w:sz w:val="24"/>
                            </w:rPr>
                            <m:t>it</m:t>
                          </m:r>
                          <m:ctrlPr>
                            <w:rPr>
                              <w:rFonts w:ascii="DejaVu Math TeX Gyre" w:hAnsi="DejaVu Math TeX Gyre" w:eastAsia="宋体"/>
                              <w:sz w:val="24"/>
                            </w:rPr>
                          </m:ctrlPr>
                        </m:sub>
                        <m:sup>
                          <m:r>
                            <m:rPr/>
                            <w:rPr>
                              <w:rFonts w:hint="default" w:ascii="DejaVu Math TeX Gyre" w:hAnsi="DejaVu Math TeX Gyre" w:eastAsia="宋体"/>
                              <w:sz w:val="24"/>
                            </w:rPr>
                            <m:t>own</m:t>
                          </m:r>
                          <m:ctrlPr>
                            <w:rPr>
                              <w:rFonts w:ascii="DejaVu Math TeX Gyre" w:hAnsi="DejaVu Math TeX Gyre" w:eastAsia="宋体"/>
                              <w:sz w:val="24"/>
                            </w:rPr>
                          </m:ctrlPr>
                        </m:sup>
                      </m:sSubSup>
                      <m:r>
                        <m:rPr/>
                        <w:rPr>
                          <w:rFonts w:hint="default" w:ascii="DejaVu Math TeX Gyre" w:hAnsi="DejaVu Math TeX Gyre" w:eastAsia="宋体"/>
                          <w:sz w:val="24"/>
                        </w:rPr>
                        <m:t>−bas</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e</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Sub>
                      <m:ctrlPr>
                        <w:rPr>
                          <w:rFonts w:hint="default" w:ascii="DejaVu Math TeX Gyre" w:hAnsi="DejaVu Math TeX Gyre" w:eastAsia="宋体"/>
                          <w:sz w:val="24"/>
                        </w:rPr>
                      </m:ctrlPr>
                    </m:num>
                    <m:den>
                      <m:r>
                        <m:rPr/>
                        <w:rPr>
                          <w:rFonts w:hint="default" w:ascii="DejaVu Math TeX Gyre" w:hAnsi="DejaVu Math TeX Gyre" w:eastAsia="宋体"/>
                          <w:sz w:val="24"/>
                        </w:rPr>
                        <m:t>bas</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e</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Sub>
                      <m:ctrlPr>
                        <w:rPr>
                          <w:rFonts w:hint="default" w:ascii="DejaVu Math TeX Gyre" w:hAnsi="DejaVu Math TeX Gyre" w:eastAsia="宋体"/>
                          <w:sz w:val="24"/>
                        </w:rPr>
                      </m:ctrlPr>
                    </m:den>
                  </m:f>
                  <m:ctrlPr>
                    <w:rPr>
                      <w:rFonts w:hint="default" w:ascii="DejaVu Math TeX Gyre" w:hAnsi="DejaVu Math TeX Gyre" w:eastAsia="宋体"/>
                      <w:i/>
                      <w:sz w:val="24"/>
                    </w:rPr>
                  </m:ctrlPr>
                </m:e>
              </m:d>
              <m:ctrlPr>
                <w:rPr>
                  <w:rFonts w:hint="default" w:ascii="DejaVu Math TeX Gyre" w:hAnsi="DejaVu Math TeX Gyre" w:eastAsia="宋体"/>
                  <w:i/>
                  <w:sz w:val="24"/>
                </w:rPr>
              </m:ctrlPr>
            </m:e>
          </m:func>
        </m:oMath>
      </m:oMathPara>
    </w:p>
    <w:p w14:paraId="6218CEA6">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firstLine="480" w:firstLineChars="200"/>
        <w:jc w:val="left"/>
        <w:textAlignment w:val="auto"/>
        <w:rPr>
          <w:ins w:id="287" w:author="张人杰" w:date="2026-09-15T16:41:25Z"/>
          <w:rFonts w:hint="eastAsia" w:ascii="宋体" w:hAnsi="宋体" w:eastAsia="宋体" w:cs="宋体"/>
          <w:b w:val="0"/>
          <w:bCs w:val="0"/>
          <w:color w:val="auto"/>
          <w:kern w:val="0"/>
          <w:sz w:val="24"/>
          <w:szCs w:val="24"/>
          <w:highlight w:val="none"/>
          <w:shd w:val="clear" w:fill="FFFFFF"/>
          <w:lang w:val="en-US" w:eastAsia="zh-CN" w:bidi="ar"/>
        </w:rPr>
      </w:pPr>
      <w:r>
        <w:rPr>
          <w:rFonts w:hint="eastAsia" w:ascii="宋体" w:hAnsi="宋体" w:eastAsia="宋体" w:cs="宋体"/>
          <w:b w:val="0"/>
          <w:bCs w:val="0"/>
          <w:color w:val="auto"/>
          <w:kern w:val="0"/>
          <w:sz w:val="24"/>
          <w:szCs w:val="24"/>
          <w:highlight w:val="none"/>
          <w:shd w:val="clear" w:fill="FFFFFF"/>
          <w:lang w:val="en-US" w:eastAsia="zh-CN" w:bidi="ar"/>
        </w:rPr>
        <w:t>其中，</w:t>
      </w:r>
      <m:oMath>
        <m:r>
          <m:rPr/>
          <w:rPr>
            <w:rFonts w:hint="default" w:ascii="DejaVu Math TeX Gyre" w:hAnsi="DejaVu Math TeX Gyre" w:eastAsia="宋体"/>
            <w:sz w:val="24"/>
          </w:rPr>
          <m:t>shar</m:t>
        </m:r>
        <m:sSubSup>
          <m:sSubSupPr>
            <m:ctrlPr>
              <w:rPr>
                <w:rFonts w:hint="default" w:ascii="DejaVu Math TeX Gyre" w:hAnsi="DejaVu Math TeX Gyre" w:eastAsia="宋体"/>
                <w:sz w:val="24"/>
              </w:rPr>
            </m:ctrlPr>
          </m:sSubSupPr>
          <m:e>
            <m:r>
              <m:rPr/>
              <w:rPr>
                <w:rFonts w:hint="default" w:ascii="DejaVu Math TeX Gyre" w:hAnsi="DejaVu Math TeX Gyre" w:eastAsia="宋体"/>
                <w:sz w:val="24"/>
              </w:rPr>
              <m:t>e</m:t>
            </m:r>
            <m:ctrlPr>
              <w:rPr>
                <w:rFonts w:ascii="DejaVu Math TeX Gyre" w:hAnsi="DejaVu Math TeX Gyre" w:eastAsia="宋体"/>
                <w:sz w:val="24"/>
              </w:rPr>
            </m:ctrlPr>
          </m:e>
          <m:sub>
            <m:r>
              <m:rPr/>
              <w:rPr>
                <w:rFonts w:hint="default" w:ascii="DejaVu Math TeX Gyre" w:hAnsi="DejaVu Math TeX Gyre" w:eastAsia="宋体"/>
                <w:sz w:val="24"/>
              </w:rPr>
              <m:t>it</m:t>
            </m:r>
            <m:ctrlPr>
              <w:rPr>
                <w:rFonts w:ascii="DejaVu Math TeX Gyre" w:hAnsi="DejaVu Math TeX Gyre" w:eastAsia="宋体"/>
                <w:sz w:val="24"/>
              </w:rPr>
            </m:ctrlPr>
          </m:sub>
          <m:sup>
            <m:r>
              <m:rPr/>
              <w:rPr>
                <w:rFonts w:hint="default" w:ascii="DejaVu Math TeX Gyre" w:hAnsi="DejaVu Math TeX Gyre" w:eastAsia="宋体"/>
                <w:sz w:val="24"/>
              </w:rPr>
              <m:t>own</m:t>
            </m:r>
            <m:ctrlPr>
              <w:rPr>
                <w:rFonts w:ascii="DejaVu Math TeX Gyre" w:hAnsi="DejaVu Math TeX Gyre" w:eastAsia="宋体"/>
                <w:sz w:val="24"/>
              </w:rPr>
            </m:ctrlPr>
          </m:sup>
        </m:sSubSup>
      </m:oMath>
      <w:r>
        <w:rPr>
          <w:rFonts w:hint="eastAsia" w:ascii="宋体" w:hAnsi="宋体" w:eastAsia="宋体" w:cs="宋体"/>
          <w:b w:val="0"/>
          <w:bCs w:val="0"/>
          <w:color w:val="auto"/>
          <w:kern w:val="0"/>
          <w:sz w:val="24"/>
          <w:szCs w:val="24"/>
          <w:highlight w:val="none"/>
          <w:shd w:val="clear" w:fill="FFFFFF"/>
          <w:lang w:val="en-US" w:eastAsia="zh-CN" w:bidi="ar"/>
        </w:rPr>
        <w:t>表示智能体信息流中与其所属类型一致的内容份额，</w:t>
      </w:r>
      <m:oMath>
        <m:r>
          <m:rPr/>
          <w:rPr>
            <w:rFonts w:hint="default" w:ascii="DejaVu Math TeX Gyre" w:hAnsi="DejaVu Math TeX Gyre" w:eastAsia="宋体"/>
            <w:sz w:val="24"/>
          </w:rPr>
          <m:t>bas</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e</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Sub>
      </m:oMath>
      <w:r>
        <w:rPr>
          <w:rFonts w:hint="eastAsia" w:ascii="宋体" w:hAnsi="宋体" w:eastAsia="宋体" w:cs="宋体"/>
          <w:b w:val="0"/>
          <w:bCs w:val="0"/>
          <w:color w:val="auto"/>
          <w:kern w:val="0"/>
          <w:sz w:val="24"/>
          <w:szCs w:val="24"/>
          <w:highlight w:val="none"/>
          <w:shd w:val="clear" w:fill="FFFFFF"/>
          <w:lang w:val="en-US" w:eastAsia="zh-CN" w:bidi="ar"/>
        </w:rPr>
        <w:t>表示该类型在智能体总体中的人口比例，</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s</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Sub>
      </m:oMath>
      <w:r>
        <w:rPr>
          <w:rFonts w:hint="eastAsia" w:ascii="宋体" w:hAnsi="宋体" w:eastAsia="宋体" w:cs="宋体"/>
          <w:b w:val="0"/>
          <w:bCs w:val="0"/>
          <w:color w:val="auto"/>
          <w:kern w:val="0"/>
          <w:sz w:val="24"/>
          <w:szCs w:val="24"/>
          <w:highlight w:val="none"/>
          <w:shd w:val="clear" w:fill="FFFFFF"/>
          <w:lang w:val="en-US" w:eastAsia="zh-CN" w:bidi="ar"/>
        </w:rPr>
        <w:t>表示个体对意见气候的敏感程度，</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α</m:t>
            </m:r>
            <m:ctrlPr>
              <w:rPr>
                <w:rFonts w:ascii="DejaVu Math TeX Gyre" w:hAnsi="DejaVu Math TeX Gyre" w:eastAsia="宋体"/>
                <w:sz w:val="24"/>
              </w:rPr>
            </m:ctrlPr>
          </m:e>
          <m:sub>
            <m:r>
              <m:rPr/>
              <w:rPr>
                <w:rFonts w:hint="default" w:ascii="DejaVu Math TeX Gyre" w:hAnsi="DejaVu Math TeX Gyre" w:eastAsia="宋体"/>
                <w:sz w:val="24"/>
              </w:rPr>
              <m:t>D</m:t>
            </m:r>
            <m:ctrlPr>
              <w:rPr>
                <w:rFonts w:ascii="DejaVu Math TeX Gyre" w:hAnsi="DejaVu Math TeX Gyre" w:eastAsia="宋体"/>
                <w:sz w:val="24"/>
              </w:rPr>
            </m:ctrlPr>
          </m:sub>
        </m:sSub>
      </m:oMath>
      <w:r>
        <w:rPr>
          <w:rFonts w:hint="eastAsia" w:ascii="宋体" w:hAnsi="宋体" w:eastAsia="宋体" w:cs="宋体"/>
          <w:b w:val="0"/>
          <w:bCs w:val="0"/>
          <w:color w:val="auto"/>
          <w:kern w:val="0"/>
          <w:sz w:val="24"/>
          <w:szCs w:val="24"/>
          <w:highlight w:val="none"/>
          <w:shd w:val="clear" w:fill="FFFFFF"/>
          <w:lang w:val="en-US" w:eastAsia="zh-CN" w:bidi="ar"/>
        </w:rPr>
        <w:t>为全局缩放参数。当同类内容的可见份额高于其人口基准时，智能体的表达意愿得到增强；当同类内容处于相对不可见状态时，表达意愿受到抑制。</w:t>
      </w:r>
    </w:p>
    <w:p w14:paraId="5BB1E496">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color w:val="auto"/>
          <w:kern w:val="0"/>
          <w:sz w:val="24"/>
          <w:szCs w:val="24"/>
          <w:highlight w:val="none"/>
          <w:shd w:val="clear" w:fill="FFFFFF"/>
          <w:lang w:val="en-US" w:eastAsia="zh-CN" w:bidi="ar"/>
        </w:rPr>
      </w:pPr>
      <w:r>
        <w:rPr>
          <w:rFonts w:hint="eastAsia" w:ascii="宋体" w:hAnsi="宋体" w:eastAsia="宋体" w:cs="宋体"/>
          <w:b w:val="0"/>
          <w:bCs w:val="0"/>
          <w:color w:val="auto"/>
          <w:kern w:val="0"/>
          <w:sz w:val="24"/>
          <w:szCs w:val="24"/>
          <w:highlight w:val="none"/>
          <w:shd w:val="clear" w:fill="FFFFFF"/>
          <w:lang w:val="en-US" w:eastAsia="zh-CN" w:bidi="ar"/>
        </w:rPr>
        <w:t>注意力余量</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R</m:t>
            </m:r>
            <m:ctrlPr>
              <w:rPr>
                <w:rFonts w:ascii="DejaVu Math TeX Gyre" w:hAnsi="DejaVu Math TeX Gyre" w:eastAsia="宋体"/>
                <w:sz w:val="24"/>
              </w:rPr>
            </m:ctrlPr>
          </m:e>
          <m:sub>
            <m:r>
              <m:rPr/>
              <w:rPr>
                <w:rFonts w:hint="default" w:ascii="DejaVu Math TeX Gyre" w:hAnsi="DejaVu Math TeX Gyre" w:eastAsia="宋体"/>
                <w:sz w:val="24"/>
              </w:rPr>
              <m:t>it</m:t>
            </m:r>
            <m:ctrlPr>
              <w:rPr>
                <w:rFonts w:ascii="DejaVu Math TeX Gyre" w:hAnsi="DejaVu Math TeX Gyre" w:eastAsia="宋体"/>
                <w:sz w:val="24"/>
              </w:rPr>
            </m:ctrlPr>
          </m:sub>
        </m:sSub>
      </m:oMath>
      <w:r>
        <w:rPr>
          <w:rFonts w:hint="eastAsia" w:ascii="宋体" w:hAnsi="宋体" w:eastAsia="宋体" w:cs="宋体"/>
          <w:b w:val="0"/>
          <w:bCs w:val="0"/>
          <w:color w:val="auto"/>
          <w:kern w:val="0"/>
          <w:sz w:val="24"/>
          <w:szCs w:val="24"/>
          <w:highlight w:val="none"/>
          <w:shd w:val="clear" w:fill="FFFFFF"/>
          <w:lang w:val="en-US" w:eastAsia="zh-CN" w:bidi="ar"/>
        </w:rPr>
        <w:t>根据智能体累积接触同类内容的数量计算：</w:t>
      </w:r>
    </w:p>
    <w:p w14:paraId="5F4E206A">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firstLine="480" w:firstLineChars="200"/>
        <w:jc w:val="left"/>
        <w:textAlignment w:val="auto"/>
        <w:rPr>
          <w:rFonts w:hint="eastAsia" w:hAnsi="宋体" w:eastAsia="宋体" w:cs="宋体"/>
          <w:b w:val="0"/>
          <w:bCs w:val="0"/>
          <w:i w:val="0"/>
          <w:color w:val="auto"/>
          <w:kern w:val="0"/>
          <w:sz w:val="24"/>
          <w:szCs w:val="24"/>
          <w:highlight w:val="none"/>
          <w:shd w:val="clear" w:fill="FFFFFF"/>
          <w:lang w:val="en-US" w:eastAsia="zh-CN" w:bidi="ar"/>
        </w:rPr>
      </w:pPr>
      <m:oMathPara>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R</m:t>
              </m:r>
              <m:ctrlPr>
                <w:rPr>
                  <w:rFonts w:ascii="DejaVu Math TeX Gyre" w:hAnsi="DejaVu Math TeX Gyre" w:eastAsia="宋体"/>
                  <w:sz w:val="24"/>
                </w:rPr>
              </m:ctrlPr>
            </m:e>
            <m:sub>
              <m:r>
                <m:rPr/>
                <w:rPr>
                  <w:rFonts w:hint="default" w:ascii="DejaVu Math TeX Gyre" w:hAnsi="DejaVu Math TeX Gyre" w:eastAsia="宋体"/>
                  <w:sz w:val="24"/>
                </w:rPr>
                <m:t>it</m:t>
              </m:r>
              <m:ctrlPr>
                <w:rPr>
                  <w:rFonts w:ascii="DejaVu Math TeX Gyre" w:hAnsi="DejaVu Math TeX Gyre" w:eastAsia="宋体"/>
                  <w:sz w:val="24"/>
                </w:rPr>
              </m:ctrlPr>
            </m:sub>
          </m:sSub>
          <m:r>
            <m:rPr/>
            <w:rPr>
              <w:rFonts w:hint="default" w:ascii="DejaVu Math TeX Gyre" w:hAnsi="DejaVu Math TeX Gyre" w:eastAsia="宋体"/>
              <w:sz w:val="24"/>
            </w:rPr>
            <m:t>=</m:t>
          </m:r>
          <m:func>
            <m:funcPr>
              <m:ctrlPr>
                <w:rPr>
                  <w:rFonts w:hint="default" w:ascii="DejaVu Math TeX Gyre" w:hAnsi="DejaVu Math TeX Gyre" w:eastAsia="宋体"/>
                  <w:sz w:val="24"/>
                </w:rPr>
              </m:ctrlPr>
            </m:funcPr>
            <m:fName>
              <m:r>
                <m:rPr>
                  <m:sty m:val="p"/>
                </m:rPr>
                <w:rPr>
                  <w:rFonts w:hint="default" w:ascii="DejaVu Math TeX Gyre" w:hAnsi="DejaVu Math TeX Gyre" w:eastAsia="宋体"/>
                  <w:sz w:val="24"/>
                </w:rPr>
                <m:t>exp</m:t>
              </m:r>
              <m:ctrlPr>
                <w:rPr>
                  <w:rFonts w:ascii="DejaVu Math TeX Gyre" w:hAnsi="DejaVu Math TeX Gyre" w:eastAsia="宋体"/>
                  <w:sz w:val="24"/>
                </w:rPr>
              </m:ctrlPr>
            </m:fName>
            <m:e>
              <m:d>
                <m:dPr>
                  <m:ctrlPr>
                    <w:rPr>
                      <w:rFonts w:hint="default" w:ascii="DejaVu Math TeX Gyre" w:hAnsi="DejaVu Math TeX Gyre" w:eastAsia="宋体"/>
                      <w:i/>
                      <w:sz w:val="24"/>
                    </w:rPr>
                  </m:ctrlPr>
                </m:dPr>
                <m:e>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λ</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Sub>
                  <m:f>
                    <m:fPr>
                      <m:ctrlPr>
                        <w:rPr>
                          <w:rFonts w:hint="default" w:ascii="DejaVu Math TeX Gyre" w:hAnsi="DejaVu Math TeX Gyre" w:eastAsia="宋体"/>
                          <w:i/>
                          <w:sz w:val="24"/>
                        </w:rPr>
                      </m:ctrlPr>
                    </m:fPr>
                    <m:num>
                      <m:r>
                        <m:rPr/>
                        <w:rPr>
                          <w:rFonts w:hint="default" w:ascii="DejaVu Math TeX Gyre" w:hAnsi="DejaVu Math TeX Gyre" w:eastAsia="宋体"/>
                          <w:sz w:val="24"/>
                        </w:rPr>
                        <m:t>cu</m:t>
                      </m:r>
                      <m:sSubSup>
                        <m:sSubSupPr>
                          <m:ctrlPr>
                            <w:rPr>
                              <w:rFonts w:hint="default" w:ascii="DejaVu Math TeX Gyre" w:hAnsi="DejaVu Math TeX Gyre" w:eastAsia="宋体"/>
                              <w:sz w:val="24"/>
                            </w:rPr>
                          </m:ctrlPr>
                        </m:sSubSupPr>
                        <m:e>
                          <m:r>
                            <m:rPr/>
                            <w:rPr>
                              <w:rFonts w:hint="default" w:ascii="DejaVu Math TeX Gyre" w:hAnsi="DejaVu Math TeX Gyre" w:eastAsia="宋体"/>
                              <w:sz w:val="24"/>
                            </w:rPr>
                            <m:t>m</m:t>
                          </m:r>
                          <m:ctrlPr>
                            <w:rPr>
                              <w:rFonts w:ascii="DejaVu Math TeX Gyre" w:hAnsi="DejaVu Math TeX Gyre" w:eastAsia="宋体"/>
                              <w:sz w:val="24"/>
                            </w:rPr>
                          </m:ctrlPr>
                        </m:e>
                        <m:sub>
                          <m:r>
                            <m:rPr/>
                            <w:rPr>
                              <w:rFonts w:hint="default" w:ascii="DejaVu Math TeX Gyre" w:hAnsi="DejaVu Math TeX Gyre" w:eastAsia="宋体"/>
                              <w:sz w:val="24"/>
                            </w:rPr>
                            <m:t>it</m:t>
                          </m:r>
                          <m:ctrlPr>
                            <w:rPr>
                              <w:rFonts w:ascii="DejaVu Math TeX Gyre" w:hAnsi="DejaVu Math TeX Gyre" w:eastAsia="宋体"/>
                              <w:sz w:val="24"/>
                            </w:rPr>
                          </m:ctrlPr>
                        </m:sub>
                        <m:sup>
                          <m:r>
                            <m:rPr/>
                            <w:rPr>
                              <w:rFonts w:hint="default" w:ascii="DejaVu Math TeX Gyre" w:hAnsi="DejaVu Math TeX Gyre" w:eastAsia="宋体"/>
                              <w:sz w:val="24"/>
                            </w:rPr>
                            <m:t>own</m:t>
                          </m:r>
                          <m:ctrlPr>
                            <w:rPr>
                              <w:rFonts w:ascii="DejaVu Math TeX Gyre" w:hAnsi="DejaVu Math TeX Gyre" w:eastAsia="宋体"/>
                              <w:sz w:val="24"/>
                            </w:rPr>
                          </m:ctrlPr>
                        </m:sup>
                      </m:sSubSup>
                      <m:ctrlPr>
                        <w:rPr>
                          <w:rFonts w:hint="default" w:ascii="DejaVu Math TeX Gyre" w:hAnsi="DejaVu Math TeX Gyre" w:eastAsia="宋体"/>
                          <w:sz w:val="24"/>
                        </w:rPr>
                      </m:ctrlPr>
                    </m:num>
                    <m:den>
                      <m:r>
                        <m:rPr/>
                        <w:rPr>
                          <w:rFonts w:hint="default" w:ascii="DejaVu Math TeX Gyre" w:hAnsi="DejaVu Math TeX Gyre" w:eastAsia="宋体"/>
                          <w:sz w:val="24"/>
                        </w:rPr>
                        <m:t>scale</m:t>
                      </m:r>
                      <m:ctrlPr>
                        <w:rPr>
                          <w:rFonts w:hint="default" w:ascii="DejaVu Math TeX Gyre" w:hAnsi="DejaVu Math TeX Gyre" w:eastAsia="宋体"/>
                          <w:sz w:val="24"/>
                        </w:rPr>
                      </m:ctrlPr>
                    </m:den>
                  </m:f>
                  <m:ctrlPr>
                    <w:rPr>
                      <w:rFonts w:hint="default" w:ascii="DejaVu Math TeX Gyre" w:hAnsi="DejaVu Math TeX Gyre" w:eastAsia="宋体"/>
                      <w:i/>
                      <w:sz w:val="24"/>
                    </w:rPr>
                  </m:ctrlPr>
                </m:e>
              </m:d>
              <m:ctrlPr>
                <w:rPr>
                  <w:rFonts w:hint="default" w:ascii="DejaVu Math TeX Gyre" w:hAnsi="DejaVu Math TeX Gyre" w:eastAsia="宋体"/>
                  <w:i/>
                  <w:sz w:val="24"/>
                </w:rPr>
              </m:ctrlPr>
            </m:e>
          </m:func>
        </m:oMath>
      </m:oMathPara>
    </w:p>
    <w:p w14:paraId="64F1A525">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color w:val="auto"/>
          <w:kern w:val="0"/>
          <w:sz w:val="24"/>
          <w:szCs w:val="24"/>
          <w:highlight w:val="none"/>
          <w:shd w:val="clear" w:fill="FFFFFF"/>
          <w:lang w:val="en-US" w:eastAsia="zh-CN" w:bidi="ar"/>
        </w:rPr>
      </w:pPr>
      <w:r>
        <w:rPr>
          <w:rFonts w:hint="eastAsia" w:ascii="宋体" w:hAnsi="宋体" w:eastAsia="宋体" w:cs="宋体"/>
          <w:b w:val="0"/>
          <w:bCs w:val="0"/>
          <w:color w:val="auto"/>
          <w:kern w:val="0"/>
          <w:sz w:val="24"/>
          <w:szCs w:val="24"/>
          <w:highlight w:val="none"/>
          <w:shd w:val="clear" w:fill="FFFFFF"/>
          <w:lang w:val="en-US" w:eastAsia="zh-CN" w:bidi="ar"/>
        </w:rPr>
        <w:t>其中，</w:t>
      </w:r>
      <m:oMath>
        <m:r>
          <m:rPr/>
          <w:rPr>
            <w:rFonts w:hint="default" w:ascii="DejaVu Math TeX Gyre" w:hAnsi="DejaVu Math TeX Gyre" w:eastAsia="宋体"/>
            <w:sz w:val="24"/>
          </w:rPr>
          <m:t>cu</m:t>
        </m:r>
        <m:sSubSup>
          <m:sSubSupPr>
            <m:ctrlPr>
              <w:rPr>
                <w:rFonts w:hint="default" w:ascii="DejaVu Math TeX Gyre" w:hAnsi="DejaVu Math TeX Gyre" w:eastAsia="宋体"/>
                <w:sz w:val="24"/>
              </w:rPr>
            </m:ctrlPr>
          </m:sSubSupPr>
          <m:e>
            <m:r>
              <m:rPr/>
              <w:rPr>
                <w:rFonts w:hint="default" w:ascii="DejaVu Math TeX Gyre" w:hAnsi="DejaVu Math TeX Gyre" w:eastAsia="宋体"/>
                <w:sz w:val="24"/>
              </w:rPr>
              <m:t>m</m:t>
            </m:r>
            <m:ctrlPr>
              <w:rPr>
                <w:rFonts w:ascii="DejaVu Math TeX Gyre" w:hAnsi="DejaVu Math TeX Gyre" w:eastAsia="宋体"/>
                <w:sz w:val="24"/>
              </w:rPr>
            </m:ctrlPr>
          </m:e>
          <m:sub>
            <m:r>
              <m:rPr/>
              <w:rPr>
                <w:rFonts w:hint="default" w:ascii="DejaVu Math TeX Gyre" w:hAnsi="DejaVu Math TeX Gyre" w:eastAsia="宋体"/>
                <w:sz w:val="24"/>
              </w:rPr>
              <m:t>it</m:t>
            </m:r>
            <m:ctrlPr>
              <w:rPr>
                <w:rFonts w:ascii="DejaVu Math TeX Gyre" w:hAnsi="DejaVu Math TeX Gyre" w:eastAsia="宋体"/>
                <w:sz w:val="24"/>
              </w:rPr>
            </m:ctrlPr>
          </m:sub>
          <m:sup>
            <m:r>
              <m:rPr/>
              <w:rPr>
                <w:rFonts w:hint="default" w:ascii="DejaVu Math TeX Gyre" w:hAnsi="DejaVu Math TeX Gyre" w:eastAsia="宋体"/>
                <w:sz w:val="24"/>
              </w:rPr>
              <m:t>own</m:t>
            </m:r>
            <m:ctrlPr>
              <w:rPr>
                <w:rFonts w:ascii="DejaVu Math TeX Gyre" w:hAnsi="DejaVu Math TeX Gyre" w:eastAsia="宋体"/>
                <w:sz w:val="24"/>
              </w:rPr>
            </m:ctrlPr>
          </m:sup>
        </m:sSubSup>
      </m:oMath>
      <w:r>
        <w:rPr>
          <w:rFonts w:hint="eastAsia" w:ascii="宋体" w:hAnsi="宋体" w:eastAsia="宋体" w:cs="宋体"/>
          <w:b w:val="0"/>
          <w:bCs w:val="0"/>
          <w:color w:val="auto"/>
          <w:kern w:val="0"/>
          <w:sz w:val="24"/>
          <w:szCs w:val="24"/>
          <w:highlight w:val="none"/>
          <w:shd w:val="clear" w:fill="FFFFFF"/>
          <w:lang w:val="en-US" w:eastAsia="zh-CN" w:bidi="ar"/>
        </w:rPr>
        <w:t>表示智能体截至当期累积接触的同类内容数量，</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λ</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Sub>
      </m:oMath>
      <w:r>
        <w:rPr>
          <w:rFonts w:hint="eastAsia" w:ascii="宋体" w:hAnsi="宋体" w:eastAsia="宋体" w:cs="宋体"/>
          <w:b w:val="0"/>
          <w:bCs w:val="0"/>
          <w:color w:val="auto"/>
          <w:kern w:val="0"/>
          <w:sz w:val="24"/>
          <w:szCs w:val="24"/>
          <w:highlight w:val="none"/>
          <w:shd w:val="clear" w:fill="FFFFFF"/>
          <w:lang w:val="en-US" w:eastAsia="zh-CN" w:bidi="ar"/>
        </w:rPr>
        <w:t>表示其注意力衰减速度。随着重复曝光增加，事件刺激对表达的影响逐步减弱。</w:t>
      </w:r>
    </w:p>
    <w:p w14:paraId="467ABF0F">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b w:val="0"/>
          <w:bCs w:val="0"/>
          <w:color w:val="auto"/>
          <w:kern w:val="0"/>
          <w:sz w:val="24"/>
          <w:szCs w:val="24"/>
          <w:highlight w:val="none"/>
          <w:shd w:val="clear" w:fill="FFFFFF"/>
          <w:lang w:val="en-US" w:eastAsia="zh-CN" w:bidi="ar"/>
        </w:rPr>
      </w:pPr>
      <w:r>
        <w:rPr>
          <w:rFonts w:hint="eastAsia" w:ascii="宋体" w:hAnsi="宋体" w:eastAsia="宋体" w:cs="宋体"/>
          <w:b w:val="0"/>
          <w:bCs w:val="0"/>
          <w:color w:val="auto"/>
          <w:kern w:val="0"/>
          <w:sz w:val="24"/>
          <w:szCs w:val="24"/>
          <w:highlight w:val="none"/>
          <w:shd w:val="clear" w:fill="FFFFFF"/>
          <w:lang w:val="en-US" w:eastAsia="zh-CN" w:bidi="ar"/>
        </w:rPr>
        <w:t>这一组合方式具有两个边界。当</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R</m:t>
            </m:r>
            <m:ctrlPr>
              <w:rPr>
                <w:rFonts w:ascii="DejaVu Math TeX Gyre" w:hAnsi="DejaVu Math TeX Gyre" w:eastAsia="宋体"/>
                <w:sz w:val="24"/>
              </w:rPr>
            </m:ctrlPr>
          </m:e>
          <m:sub>
            <m:r>
              <m:rPr/>
              <w:rPr>
                <w:rFonts w:hint="default" w:ascii="DejaVu Math TeX Gyre" w:hAnsi="DejaVu Math TeX Gyre" w:eastAsia="宋体"/>
                <w:sz w:val="24"/>
              </w:rPr>
              <m:t>it</m:t>
            </m:r>
            <m:ctrlPr>
              <w:rPr>
                <w:rFonts w:ascii="DejaVu Math TeX Gyre" w:hAnsi="DejaVu Math TeX Gyre" w:eastAsia="宋体"/>
                <w:sz w:val="24"/>
              </w:rPr>
            </m:ctrlPr>
          </m:sub>
        </m:sSub>
        <m:r>
          <m:rPr/>
          <w:rPr>
            <w:rFonts w:hint="default" w:ascii="DejaVu Math TeX Gyre" w:hAnsi="DejaVu Math TeX Gyre" w:eastAsia="宋体"/>
            <w:sz w:val="24"/>
          </w:rPr>
          <m:t>=1</m:t>
        </m:r>
      </m:oMath>
      <w:r>
        <w:rPr>
          <w:rFonts w:hint="eastAsia" w:ascii="宋体" w:hAnsi="宋体" w:eastAsia="宋体" w:cs="宋体"/>
          <w:b w:val="0"/>
          <w:bCs w:val="0"/>
          <w:color w:val="auto"/>
          <w:kern w:val="0"/>
          <w:sz w:val="24"/>
          <w:szCs w:val="24"/>
          <w:highlight w:val="none"/>
          <w:shd w:val="clear" w:fill="FFFFFF"/>
          <w:lang w:val="en-US" w:eastAsia="zh-CN" w:bidi="ar"/>
        </w:rPr>
        <w:t>时，</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U</m:t>
            </m:r>
            <m:ctrlPr>
              <w:rPr>
                <w:rFonts w:ascii="DejaVu Math TeX Gyre" w:hAnsi="DejaVu Math TeX Gyre" w:eastAsia="宋体"/>
                <w:sz w:val="24"/>
              </w:rPr>
            </m:ctrlPr>
          </m:e>
          <m:sub>
            <m:r>
              <m:rPr/>
              <w:rPr>
                <w:rFonts w:hint="default" w:ascii="DejaVu Math TeX Gyre" w:hAnsi="DejaVu Math TeX Gyre" w:eastAsia="宋体"/>
                <w:sz w:val="24"/>
              </w:rPr>
              <m:t>it</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D</m:t>
            </m:r>
            <m:ctrlPr>
              <w:rPr>
                <w:rFonts w:ascii="DejaVu Math TeX Gyre" w:hAnsi="DejaVu Math TeX Gyre" w:eastAsia="宋体"/>
                <w:sz w:val="24"/>
              </w:rPr>
            </m:ctrlPr>
          </m:e>
          <m:sub>
            <m:r>
              <m:rPr/>
              <w:rPr>
                <w:rFonts w:hint="default" w:ascii="DejaVu Math TeX Gyre" w:hAnsi="DejaVu Math TeX Gyre" w:eastAsia="宋体"/>
                <w:sz w:val="24"/>
              </w:rPr>
              <m:t>it</m:t>
            </m:r>
            <m:ctrlPr>
              <w:rPr>
                <w:rFonts w:ascii="DejaVu Math TeX Gyre" w:hAnsi="DejaVu Math TeX Gyre" w:eastAsia="宋体"/>
                <w:sz w:val="24"/>
              </w:rPr>
            </m:ctrlPr>
          </m:sub>
        </m:sSub>
      </m:oMath>
      <w:r>
        <w:rPr>
          <w:rFonts w:hint="eastAsia" w:ascii="宋体" w:hAnsi="宋体" w:eastAsia="宋体" w:cs="宋体"/>
          <w:b w:val="0"/>
          <w:bCs w:val="0"/>
          <w:color w:val="auto"/>
          <w:kern w:val="0"/>
          <w:sz w:val="24"/>
          <w:szCs w:val="24"/>
          <w:highlight w:val="none"/>
          <w:shd w:val="clear" w:fill="FFFFFF"/>
          <w:lang w:val="en-US" w:eastAsia="zh-CN" w:bidi="ar"/>
        </w:rPr>
        <w:t>，智能体的表达主要由当期意见气候决定；当</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R</m:t>
            </m:r>
            <m:ctrlPr>
              <w:rPr>
                <w:rFonts w:ascii="DejaVu Math TeX Gyre" w:hAnsi="DejaVu Math TeX Gyre" w:eastAsia="宋体"/>
                <w:sz w:val="24"/>
              </w:rPr>
            </m:ctrlPr>
          </m:e>
          <m:sub>
            <m:r>
              <m:rPr/>
              <w:rPr>
                <w:rFonts w:hint="default" w:ascii="DejaVu Math TeX Gyre" w:hAnsi="DejaVu Math TeX Gyre" w:eastAsia="宋体"/>
                <w:sz w:val="24"/>
              </w:rPr>
              <m:t>it</m:t>
            </m:r>
            <m:ctrlPr>
              <w:rPr>
                <w:rFonts w:ascii="DejaVu Math TeX Gyre" w:hAnsi="DejaVu Math TeX Gyre" w:eastAsia="宋体"/>
                <w:sz w:val="24"/>
              </w:rPr>
            </m:ctrlPr>
          </m:sub>
        </m:sSub>
      </m:oMath>
      <w:r>
        <w:rPr>
          <w:rFonts w:hint="eastAsia" w:ascii="宋体" w:hAnsi="宋体" w:eastAsia="宋体" w:cs="宋体"/>
          <w:b w:val="0"/>
          <w:bCs w:val="0"/>
          <w:color w:val="auto"/>
          <w:kern w:val="0"/>
          <w:sz w:val="24"/>
          <w:szCs w:val="24"/>
          <w:highlight w:val="none"/>
          <w:shd w:val="clear" w:fill="FFFFFF"/>
          <w:lang w:val="en-US" w:eastAsia="zh-CN" w:bidi="ar"/>
        </w:rPr>
        <w:t>逐步趋近于零时，</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U</m:t>
            </m:r>
            <m:ctrlPr>
              <w:rPr>
                <w:rFonts w:ascii="DejaVu Math TeX Gyre" w:hAnsi="DejaVu Math TeX Gyre" w:eastAsia="宋体"/>
                <w:sz w:val="24"/>
              </w:rPr>
            </m:ctrlPr>
          </m:e>
          <m:sub>
            <m:r>
              <m:rPr/>
              <w:rPr>
                <w:rFonts w:hint="default" w:ascii="DejaVu Math TeX Gyre" w:hAnsi="DejaVu Math TeX Gyre" w:eastAsia="宋体"/>
                <w:sz w:val="24"/>
              </w:rPr>
              <m:t>it</m:t>
            </m:r>
            <m:ctrlPr>
              <w:rPr>
                <w:rFonts w:ascii="DejaVu Math TeX Gyre" w:hAnsi="DejaVu Math TeX Gyre" w:eastAsia="宋体"/>
                <w:sz w:val="24"/>
              </w:rPr>
            </m:ctrlPr>
          </m:sub>
        </m:sSub>
      </m:oMath>
      <w:r>
        <w:rPr>
          <w:rFonts w:hint="eastAsia" w:ascii="宋体" w:hAnsi="宋体" w:eastAsia="宋体" w:cs="宋体"/>
          <w:b w:val="0"/>
          <w:bCs w:val="0"/>
          <w:color w:val="auto"/>
          <w:kern w:val="0"/>
          <w:sz w:val="24"/>
          <w:szCs w:val="24"/>
          <w:highlight w:val="none"/>
          <w:shd w:val="clear" w:fill="FFFFFF"/>
          <w:lang w:val="en-US" w:eastAsia="zh-CN" w:bidi="ar"/>
        </w:rPr>
        <w:t>回归常态效用</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B</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Sub>
      </m:oMath>
      <w:r>
        <w:rPr>
          <w:rFonts w:hint="eastAsia" w:ascii="宋体" w:hAnsi="宋体" w:eastAsia="宋体" w:cs="宋体"/>
          <w:b w:val="0"/>
          <w:bCs w:val="0"/>
          <w:color w:val="auto"/>
          <w:kern w:val="0"/>
          <w:sz w:val="24"/>
          <w:szCs w:val="24"/>
          <w:highlight w:val="none"/>
          <w:shd w:val="clear" w:fill="FFFFFF"/>
          <w:lang w:val="en-US" w:eastAsia="zh-CN" w:bidi="ar"/>
        </w:rPr>
        <w:t>。因此，该模型同时描述了事件发生后的表达激活、持续曝光中的注意力衰减，以及事件热度消退后的常态回归。</w:t>
      </w:r>
    </w:p>
    <w:p w14:paraId="6C2D3271">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kern w:val="0"/>
          <w:sz w:val="24"/>
          <w:szCs w:val="24"/>
          <w:highlight w:val="none"/>
          <w:shd w:val="clear" w:fill="FFFFFF"/>
          <w:lang w:val="en-US" w:eastAsia="zh-CN" w:bidi="ar"/>
        </w:rPr>
      </w:pPr>
      <w:r>
        <w:rPr>
          <w:rFonts w:hint="eastAsia" w:ascii="宋体" w:hAnsi="宋体" w:eastAsia="宋体" w:cs="宋体"/>
          <w:b/>
          <w:bCs/>
          <w:color w:val="auto"/>
          <w:kern w:val="0"/>
          <w:sz w:val="24"/>
          <w:szCs w:val="24"/>
          <w:highlight w:val="none"/>
          <w:shd w:val="clear" w:fill="FFFFFF"/>
          <w:lang w:val="en-US" w:eastAsia="zh-CN" w:bidi="ar"/>
        </w:rPr>
        <w:t>（3）词表约束的发言方式</w:t>
      </w:r>
    </w:p>
    <w:p w14:paraId="54367E26">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ins w:id="288" w:author="张人杰" w:date="2026-09-15T16:44:30Z"/>
          <w:rFonts w:hint="eastAsia" w:ascii="宋体" w:hAnsi="宋体" w:eastAsia="宋体" w:cs="宋体"/>
          <w:b w:val="0"/>
          <w:bCs w:val="0"/>
          <w:color w:val="auto"/>
          <w:kern w:val="0"/>
          <w:sz w:val="24"/>
          <w:szCs w:val="24"/>
          <w:highlight w:val="none"/>
          <w:shd w:val="clear" w:fill="FFFFFF"/>
          <w:lang w:val="en-US" w:eastAsia="zh-CN" w:bidi="ar"/>
        </w:rPr>
      </w:pPr>
      <w:ins w:id="289" w:author="张人杰" w:date="2026-09-15T16:44:30Z">
        <w:r>
          <w:rPr>
            <w:rFonts w:hint="eastAsia" w:ascii="宋体" w:hAnsi="宋体" w:eastAsia="宋体" w:cs="宋体"/>
            <w:b w:val="0"/>
            <w:bCs w:val="0"/>
            <w:color w:val="auto"/>
            <w:kern w:val="0"/>
            <w:sz w:val="24"/>
            <w:szCs w:val="24"/>
            <w:highlight w:val="none"/>
            <w:shd w:val="clear" w:fill="FFFFFF"/>
            <w:lang w:val="en-US" w:eastAsia="zh-CN" w:bidi="ar"/>
          </w:rPr>
          <w:t>U仅决定智能体是否发言，只有达到个体发言门槛，大语言模型才生成具体文本。生成提示同时输入智能体人设、固定类型、当期所见信息流和相应类型词表。系统为悼念、教育、营销和玩梗四类设置专属词表，要求智能体自然使用其中1—3个词回应或延展所见内容；“其他讨论”作为未命中专属词表的残差类别，主要由人设与语境约束。该规则在保留语言多样性的同时，提高生成贴文与智能体固定类型的语义一致性。贴文发布后，环境使用同一词表复核正文类型并计算各类内容倾向分。复核类型与智能体固定类型不一致时记录为类型错配，但不阻断发布；内容池中的结构类型仍由固定类型确定，正文倾向分则进入下一轮兴趣匹配。</w:t>
        </w:r>
      </w:ins>
    </w:p>
    <w:p w14:paraId="0C7223E7">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del w:id="290" w:author="张人杰" w:date="2026-09-15T16:44:30Z"/>
          <w:rFonts w:hint="eastAsia" w:ascii="宋体" w:hAnsi="宋体" w:eastAsia="宋体" w:cs="宋体"/>
          <w:b w:val="0"/>
          <w:bCs w:val="0"/>
          <w:color w:val="auto"/>
          <w:kern w:val="0"/>
          <w:sz w:val="24"/>
          <w:szCs w:val="24"/>
          <w:highlight w:val="none"/>
          <w:shd w:val="clear" w:fill="FFFFFF"/>
          <w:lang w:val="en-US" w:eastAsia="zh-CN" w:bidi="ar"/>
        </w:rPr>
      </w:pPr>
      <w:del w:id="291" w:author="张人杰" w:date="2026-09-15T16:44:30Z">
        <w:r>
          <w:rPr>
            <w:rFonts w:hint="eastAsia" w:ascii="宋体" w:hAnsi="宋体" w:eastAsia="宋体" w:cs="宋体"/>
            <w:b w:val="0"/>
            <w:bCs w:val="0"/>
            <w:color w:val="auto"/>
            <w:kern w:val="0"/>
            <w:sz w:val="24"/>
            <w:szCs w:val="24"/>
            <w:highlight w:val="none"/>
            <w:shd w:val="clear" w:fill="FFFFFF"/>
            <w:lang w:val="en-US" w:eastAsia="zh-CN" w:bidi="ar"/>
          </w:rPr>
          <w:delText>U仅决定智能体是否发言；当Uᵢₜ达到个体门槛、Xᵢₜ取值为发声时，大语言模型才生成具体文本。生成提示同时输入智能体人设、固定类型、当期所见信息流和相应类型词表。系统为悼念、教育、营销和玩梗四类设置专属词表，要求智能体自然使用其中1—3个词回应或延展所见内容；“其他讨论”作为未命中专属词表的残差类别，主要由人设与语境约束。该规则在保留语言多样性的同时，提高生成贴文与智能体固定类型的语义一致性。</w:delText>
        </w:r>
      </w:del>
    </w:p>
    <w:p w14:paraId="209A1CC6">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del w:id="292" w:author="张人杰" w:date="2026-09-15T16:44:30Z"/>
          <w:rFonts w:hint="eastAsia" w:ascii="宋体" w:hAnsi="宋体" w:eastAsia="宋体" w:cs="宋体"/>
          <w:b w:val="0"/>
          <w:bCs w:val="0"/>
          <w:color w:val="auto"/>
          <w:kern w:val="0"/>
          <w:sz w:val="24"/>
          <w:szCs w:val="24"/>
          <w:highlight w:val="none"/>
          <w:shd w:val="clear" w:fill="FFFFFF"/>
          <w:lang w:val="en-US" w:eastAsia="zh-CN" w:bidi="ar"/>
        </w:rPr>
      </w:pPr>
      <w:del w:id="293" w:author="张人杰" w:date="2026-09-15T16:44:30Z">
        <w:r>
          <w:rPr>
            <w:rFonts w:hint="eastAsia" w:ascii="宋体" w:hAnsi="宋体" w:eastAsia="宋体" w:cs="宋体"/>
            <w:b w:val="0"/>
            <w:bCs w:val="0"/>
            <w:color w:val="auto"/>
            <w:kern w:val="0"/>
            <w:sz w:val="24"/>
            <w:szCs w:val="24"/>
            <w:highlight w:val="none"/>
            <w:shd w:val="clear" w:fill="FFFFFF"/>
            <w:lang w:val="en-US" w:eastAsia="zh-CN" w:bidi="ar"/>
          </w:rPr>
          <w:delText>贴文发布后，环境使用同一词表复核正文类型并计算各类内容倾向分。复核类型与智能体固定类型不一致时记录为类型错配，但不阻断发布；内容池中的结构类型仍由固定类型确定，正文倾向分则进入下一轮兴趣匹配。由此，词表同时连接文本生成与平台识别，使“信息流生成—表达决策—词表约束生成—内容回流—再次策展”的循环成立。</w:delText>
        </w:r>
      </w:del>
    </w:p>
    <w:p w14:paraId="68F0A34A">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kern w:val="0"/>
          <w:sz w:val="24"/>
          <w:szCs w:val="24"/>
          <w:highlight w:val="none"/>
          <w:shd w:val="clear" w:fill="FFFFFF"/>
          <w:lang w:val="en-US" w:eastAsia="zh-CN" w:bidi="ar"/>
        </w:rPr>
      </w:pPr>
      <w:r>
        <w:rPr>
          <w:rFonts w:hint="eastAsia" w:ascii="宋体" w:hAnsi="宋体" w:eastAsia="宋体" w:cs="宋体"/>
          <w:b/>
          <w:bCs/>
          <w:color w:val="auto"/>
          <w:kern w:val="0"/>
          <w:sz w:val="24"/>
          <w:szCs w:val="24"/>
          <w:highlight w:val="none"/>
          <w:shd w:val="clear" w:fill="FFFFFF"/>
          <w:lang w:val="en-US" w:eastAsia="zh-CN" w:bidi="ar"/>
        </w:rPr>
        <w:t>（三）观测指标与模型评价</w:t>
      </w:r>
    </w:p>
    <w:p w14:paraId="207B663A">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b w:val="0"/>
          <w:bCs w:val="0"/>
          <w:color w:val="auto"/>
          <w:kern w:val="0"/>
          <w:sz w:val="24"/>
          <w:szCs w:val="24"/>
          <w:highlight w:val="none"/>
          <w:shd w:val="clear" w:fill="FFFFFF"/>
          <w:lang w:val="en-US" w:eastAsia="zh-CN" w:bidi="ar"/>
        </w:rPr>
      </w:pPr>
      <w:r>
        <w:rPr>
          <w:rFonts w:hint="eastAsia" w:ascii="宋体" w:hAnsi="宋体" w:eastAsia="宋体" w:cs="宋体"/>
          <w:b w:val="0"/>
          <w:bCs w:val="0"/>
          <w:color w:val="auto"/>
          <w:kern w:val="0"/>
          <w:sz w:val="24"/>
          <w:szCs w:val="24"/>
          <w:highlight w:val="none"/>
          <w:shd w:val="clear" w:fill="FFFFFF"/>
          <w:lang w:val="en-US" w:eastAsia="zh-CN" w:bidi="ar"/>
        </w:rPr>
        <w:t>本文以“周次×内容类型×策展制度×随机种子”为基本观测单元，从表达、供给、曝光和宏观表征四个层次记录平台—用户循环。表达层统计各类智能体的周级发言率；供给层区分仅含智能体产出的Agent-only供给与包含真实注入帖的合并供给，并同时报告绝对量和周内份额；曝光层统计各类内容的曝光份额，并以“曝光份额减合并供给份额”表示策展偏差，从而区分用户生产变化与平台可见性配置。</w:t>
      </w:r>
    </w:p>
    <w:p w14:paraId="20214A85">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b w:val="0"/>
          <w:bCs w:val="0"/>
          <w:color w:val="auto"/>
          <w:kern w:val="0"/>
          <w:sz w:val="24"/>
          <w:szCs w:val="24"/>
          <w:highlight w:val="none"/>
          <w:shd w:val="clear" w:fill="FFFFFF"/>
          <w:lang w:val="en-US" w:eastAsia="zh-CN" w:bidi="ar"/>
        </w:rPr>
      </w:pPr>
      <w:r>
        <w:rPr>
          <w:rFonts w:hint="eastAsia" w:ascii="宋体" w:hAnsi="宋体" w:eastAsia="宋体" w:cs="宋体"/>
          <w:b w:val="0"/>
          <w:bCs w:val="0"/>
          <w:color w:val="auto"/>
          <w:kern w:val="0"/>
          <w:sz w:val="24"/>
          <w:szCs w:val="24"/>
          <w:highlight w:val="none"/>
          <w:shd w:val="clear" w:fill="FFFFFF"/>
          <w:lang w:val="en-US" w:eastAsia="zh-CN" w:bidi="ar"/>
        </w:rPr>
        <w:t>现实基准采用两种口径：教育、悼念、玩梗和其他讨论构成核心表征口径，借势营销与爬取噪音一并纳入完整内容环境口径。模型是否实现结构性复现，主要依据W13的事件冲击与悼念峰值、W13—W18的悼念退潮、W19的玩梗回升及W20—W22的玩梗二次增长与构成替代。W05—W12用于确定常态基线B，W13—W18用于参数约束，W19—W22作为后段检查窗口。</w:t>
      </w:r>
    </w:p>
    <w:p w14:paraId="23C91003">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b w:val="0"/>
          <w:bCs w:val="0"/>
          <w:color w:val="auto"/>
          <w:kern w:val="0"/>
          <w:sz w:val="24"/>
          <w:szCs w:val="24"/>
          <w:highlight w:val="none"/>
          <w:shd w:val="clear" w:fill="FFFFFF"/>
          <w:lang w:val="en-US" w:eastAsia="zh-CN" w:bidi="ar"/>
        </w:rPr>
      </w:pPr>
      <w:r>
        <w:rPr>
          <w:rFonts w:hint="eastAsia" w:ascii="宋体" w:hAnsi="宋体" w:eastAsia="宋体" w:cs="宋体"/>
          <w:b w:val="0"/>
          <w:bCs w:val="0"/>
          <w:color w:val="auto"/>
          <w:kern w:val="0"/>
          <w:sz w:val="24"/>
          <w:szCs w:val="24"/>
          <w:highlight w:val="none"/>
          <w:shd w:val="clear" w:fill="FFFFFF"/>
          <w:lang w:val="en-US" w:eastAsia="zh-CN" w:bidi="ar"/>
        </w:rPr>
        <w:t>模型评价包括三个层面：以兴趣制度3个seed的周级均值与现实轨迹比较，检验生成性复现；通过B、D、R单因素消融检查常态锚点、意见气候和注意力余量的方向性作用；比较三种Γ下的发言率、供给、曝光和策展偏差，判断信息流生成制度如何改变表征轨迹。评价结合份额误差、时序距离、峰值或转折周偏差及后段增长斜率，并报告seed间均值、标准差和范围。</w:t>
      </w:r>
    </w:p>
    <w:p w14:paraId="23C91004">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b w:val="0"/>
          <w:bCs w:val="0"/>
          <w:color w:val="auto"/>
          <w:kern w:val="0"/>
          <w:sz w:val="24"/>
          <w:szCs w:val="24"/>
          <w:highlight w:val="none"/>
          <w:shd w:val="clear" w:fill="FFFFFF"/>
          <w:lang w:val="en-US" w:eastAsia="zh-CN" w:bidi="ar"/>
        </w:rPr>
      </w:pPr>
      <w:r>
        <w:rPr>
          <w:rFonts w:hint="eastAsia" w:ascii="宋体" w:hAnsi="宋体" w:eastAsia="宋体" w:cs="宋体"/>
          <w:b w:val="0"/>
          <w:bCs w:val="0"/>
          <w:color w:val="auto"/>
          <w:kern w:val="0"/>
          <w:sz w:val="24"/>
          <w:szCs w:val="24"/>
          <w:highlight w:val="none"/>
          <w:shd w:val="clear" w:fill="FFFFFF"/>
          <w:lang w:val="en-US" w:eastAsia="zh-CN" w:bidi="ar"/>
        </w:rPr>
        <w:t>全文同时区分数据性质：人工编码平台帖文及其统计结果为真实数据；智能体决策、曝光、Agent-only供给和数值代理消融为模拟数据；真实注入帖与Agent帖共同构成的内容池为混合数据。后续图表据此标注，混合数据不表述为模型独立生成的现实结果。</w:t>
      </w:r>
    </w:p>
    <w:p w14:paraId="468E05AF">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400" w:lineRule="exact"/>
        <w:textAlignment w:val="auto"/>
        <w:outlineLvl w:val="0"/>
        <w:rPr>
          <w:rFonts w:hint="eastAsia" w:ascii="方正黑体_GBK" w:hAnsi="方正黑体_GBK" w:eastAsia="方正黑体_GBK" w:cs="方正黑体_GBK"/>
          <w:b/>
          <w:bCs/>
          <w:color w:val="auto"/>
          <w:kern w:val="0"/>
          <w:sz w:val="28"/>
          <w:szCs w:val="28"/>
          <w:highlight w:val="none"/>
          <w:shd w:val="clear" w:fill="FFFFFF"/>
          <w:lang w:val="en-US" w:eastAsia="zh-CN" w:bidi="ar"/>
        </w:rPr>
      </w:pPr>
      <w:r>
        <w:rPr>
          <w:rFonts w:hint="eastAsia" w:ascii="方正黑体_GBK" w:hAnsi="方正黑体_GBK" w:eastAsia="方正黑体_GBK" w:cs="方正黑体_GBK"/>
          <w:b/>
          <w:bCs/>
          <w:color w:val="auto"/>
          <w:kern w:val="0"/>
          <w:sz w:val="28"/>
          <w:szCs w:val="28"/>
          <w:highlight w:val="none"/>
          <w:shd w:val="clear" w:fill="FFFFFF"/>
          <w:lang w:val="en-US" w:eastAsia="zh-CN" w:bidi="ar"/>
        </w:rPr>
        <w:t>三、仿真执行与数据产出</w:t>
      </w:r>
    </w:p>
    <w:p w14:paraId="0A96DC99">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b w:val="0"/>
          <w:bCs w:val="0"/>
          <w:color w:val="auto"/>
          <w:kern w:val="0"/>
          <w:sz w:val="24"/>
          <w:szCs w:val="24"/>
          <w:highlight w:val="none"/>
          <w:shd w:val="clear" w:fill="FFFFFF"/>
          <w:lang w:val="en-US" w:eastAsia="zh-CN" w:bidi="ar"/>
        </w:rPr>
      </w:pPr>
      <w:r>
        <w:rPr>
          <w:rFonts w:hint="eastAsia" w:ascii="宋体" w:hAnsi="宋体" w:eastAsia="宋体" w:cs="宋体"/>
          <w:b w:val="0"/>
          <w:bCs w:val="0"/>
          <w:color w:val="auto"/>
          <w:kern w:val="0"/>
          <w:sz w:val="24"/>
          <w:szCs w:val="24"/>
          <w:highlight w:val="none"/>
          <w:shd w:val="clear" w:fill="FFFFFF"/>
          <w:lang w:val="en-US" w:eastAsia="zh-CN" w:bidi="ar"/>
        </w:rPr>
        <w:t>本章以三线表集中呈现正式实验、9个正式run、B、D、R数值推演消融实验及数据产出情况。主要说明各表所对应的设计目的、可比条件与解释边界</w:t>
      </w:r>
      <w:del w:id="294" w:author="张人杰" w:date="2026-09-15T16:58:01Z">
        <w:r>
          <w:rPr>
            <w:rFonts w:hint="eastAsia" w:ascii="宋体" w:hAnsi="宋体" w:eastAsia="宋体" w:cs="宋体"/>
            <w:b w:val="0"/>
            <w:bCs w:val="0"/>
            <w:color w:val="auto"/>
            <w:kern w:val="0"/>
            <w:sz w:val="24"/>
            <w:szCs w:val="24"/>
            <w:highlight w:val="none"/>
            <w:shd w:val="clear" w:fill="FFFFFF"/>
            <w:lang w:val="en-US" w:eastAsia="zh-CN" w:bidi="ar"/>
          </w:rPr>
          <w:delText>，不在此展开结果分析</w:delText>
        </w:r>
      </w:del>
      <w:r>
        <w:rPr>
          <w:rFonts w:hint="eastAsia" w:ascii="宋体" w:hAnsi="宋体" w:eastAsia="宋体" w:cs="宋体"/>
          <w:b w:val="0"/>
          <w:bCs w:val="0"/>
          <w:color w:val="auto"/>
          <w:kern w:val="0"/>
          <w:sz w:val="24"/>
          <w:szCs w:val="24"/>
          <w:highlight w:val="none"/>
          <w:shd w:val="clear" w:fill="FFFFFF"/>
          <w:lang w:val="en-US" w:eastAsia="zh-CN" w:bidi="ar"/>
        </w:rPr>
        <w:t>。</w:t>
      </w:r>
    </w:p>
    <w:p w14:paraId="0FC523BA">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outlineLvl w:val="1"/>
        <w:rPr>
          <w:rFonts w:hint="eastAsia" w:ascii="Times New Roman" w:hAnsi="Times New Roman" w:eastAsia="方正楷体_GBK" w:cs="方正楷体_GBK"/>
          <w:b/>
          <w:bCs/>
          <w:color w:val="auto"/>
          <w:kern w:val="0"/>
          <w:sz w:val="24"/>
          <w:highlight w:val="none"/>
          <w:shd w:val="clear" w:fill="FFFFFF"/>
          <w:lang w:bidi="ar"/>
        </w:rPr>
      </w:pPr>
      <w:r>
        <w:rPr>
          <w:rFonts w:hint="eastAsia" w:ascii="Times New Roman" w:hAnsi="Times New Roman" w:eastAsia="方正楷体_GBK" w:cs="方正楷体_GBK"/>
          <w:b/>
          <w:bCs/>
          <w:color w:val="auto"/>
          <w:kern w:val="0"/>
          <w:sz w:val="24"/>
          <w:highlight w:val="none"/>
          <w:shd w:val="clear" w:fill="FFFFFF"/>
          <w:lang w:eastAsia="zh-CN" w:bidi="ar"/>
        </w:rPr>
        <w:t>（</w:t>
      </w:r>
      <w:r>
        <w:rPr>
          <w:rFonts w:hint="eastAsia" w:ascii="Times New Roman" w:hAnsi="Times New Roman" w:eastAsia="方正楷体_GBK" w:cs="方正楷体_GBK"/>
          <w:b/>
          <w:bCs/>
          <w:color w:val="auto"/>
          <w:kern w:val="0"/>
          <w:sz w:val="24"/>
          <w:highlight w:val="none"/>
          <w:shd w:val="clear" w:fill="FFFFFF"/>
          <w:lang w:val="en-US" w:eastAsia="zh-CN" w:bidi="ar"/>
        </w:rPr>
        <w:t>一</w:t>
      </w:r>
      <w:r>
        <w:rPr>
          <w:rFonts w:hint="eastAsia" w:ascii="Times New Roman" w:hAnsi="Times New Roman" w:eastAsia="方正楷体_GBK" w:cs="方正楷体_GBK"/>
          <w:b/>
          <w:bCs/>
          <w:color w:val="auto"/>
          <w:kern w:val="0"/>
          <w:sz w:val="24"/>
          <w:highlight w:val="none"/>
          <w:shd w:val="clear" w:fill="FFFFFF"/>
          <w:lang w:eastAsia="zh-CN" w:bidi="ar"/>
        </w:rPr>
        <w:t>）</w:t>
      </w:r>
      <w:r>
        <w:rPr>
          <w:rFonts w:hint="eastAsia" w:ascii="Times New Roman" w:hAnsi="Times New Roman" w:eastAsia="方正楷体_GBK" w:cs="方正楷体_GBK"/>
          <w:b/>
          <w:bCs/>
          <w:color w:val="auto"/>
          <w:kern w:val="0"/>
          <w:sz w:val="24"/>
          <w:highlight w:val="none"/>
          <w:shd w:val="clear" w:fill="FFFFFF"/>
          <w:lang w:bidi="ar"/>
        </w:rPr>
        <w:t>正式实验规模与运行协议</w:t>
      </w:r>
    </w:p>
    <w:p w14:paraId="3A1897CC">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ins w:id="295" w:author="张人杰" w:date="2026-09-15T18:13:31Z"/>
        </w:rPr>
      </w:pPr>
      <w:r>
        <w:rPr>
          <w:rFonts w:hint="eastAsia" w:ascii="宋体" w:hAnsi="宋体" w:eastAsia="宋体" w:cs="宋体"/>
          <w:b w:val="0"/>
          <w:bCs w:val="0"/>
          <w:color w:val="auto"/>
          <w:kern w:val="0"/>
          <w:sz w:val="24"/>
          <w:szCs w:val="24"/>
          <w:highlight w:val="none"/>
          <w:shd w:val="clear" w:fill="FFFFFF"/>
          <w:lang w:val="en-US" w:eastAsia="zh-CN" w:bidi="ar"/>
        </w:rPr>
        <w:t>正式实验通过统一智能体构成、时间窗口、表达节奏和现实帖子注入方式，保证三种策展制度具有可比性。具体规模与受控条件见表1。</w:t>
      </w:r>
    </w:p>
    <w:p w14:paraId="29EB4E11">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ascii="Times New Roman" w:hAnsi="Times New Roman"/>
        </w:rPr>
      </w:pPr>
      <w:r>
        <w:rPr>
          <w:rFonts w:ascii="Times New Roman" w:hAnsi="Times New Roman"/>
        </w:rPr>
        <w:t>表1　正式实验设计与控制条件</w:t>
      </w:r>
    </w:p>
    <w:tbl>
      <w:tblPr>
        <w:tblStyle w:val="8"/>
        <w:tblW w:w="850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80" w:type="dxa"/>
          <w:left w:w="80" w:type="dxa"/>
          <w:bottom w:w="80" w:type="dxa"/>
          <w:right w:w="80" w:type="dxa"/>
        </w:tblCellMar>
      </w:tblPr>
      <w:tblGrid>
        <w:gridCol w:w="1500"/>
        <w:gridCol w:w="3800"/>
        <w:gridCol w:w="3200"/>
      </w:tblGrid>
      <w:tr w14:paraId="56C3D1FC">
        <w:trPr>
          <w:cantSplit/>
          <w:tblHeader/>
          <w:jc w:val="center"/>
        </w:trPr>
        <w:tc>
          <w:tcPr>
            <w:tcW w:w="1500" w:type="dxa"/>
            <w:tcBorders>
              <w:bottom w:val="single" w:color="000000" w:sz="6" w:space="0"/>
            </w:tcBorders>
          </w:tcPr>
          <w:p w14:paraId="43777587">
            <w:pPr>
              <w:spacing w:before="0" w:after="0"/>
              <w:jc w:val="center"/>
            </w:pPr>
            <w:r>
              <w:rPr>
                <w:b/>
                <w:sz w:val="20"/>
                <w:szCs w:val="20"/>
              </w:rPr>
              <w:t>设计维度</w:t>
            </w:r>
          </w:p>
        </w:tc>
        <w:tc>
          <w:tcPr>
            <w:tcW w:w="3800" w:type="dxa"/>
            <w:tcBorders>
              <w:bottom w:val="single" w:color="000000" w:sz="6" w:space="0"/>
            </w:tcBorders>
          </w:tcPr>
          <w:p w14:paraId="55133435">
            <w:pPr>
              <w:spacing w:before="0" w:after="0"/>
              <w:jc w:val="center"/>
            </w:pPr>
            <w:r>
              <w:rPr>
                <w:b/>
                <w:sz w:val="20"/>
                <w:szCs w:val="20"/>
              </w:rPr>
              <w:t>实验设置</w:t>
            </w:r>
          </w:p>
        </w:tc>
        <w:tc>
          <w:tcPr>
            <w:tcW w:w="3200" w:type="dxa"/>
            <w:tcBorders>
              <w:bottom w:val="single" w:color="000000" w:sz="6" w:space="0"/>
            </w:tcBorders>
          </w:tcPr>
          <w:p w14:paraId="2EB6F084">
            <w:pPr>
              <w:spacing w:before="0" w:after="0"/>
              <w:jc w:val="center"/>
            </w:pPr>
            <w:r>
              <w:rPr>
                <w:b/>
                <w:sz w:val="20"/>
                <w:szCs w:val="20"/>
              </w:rPr>
              <w:t>控制方式</w:t>
            </w:r>
          </w:p>
        </w:tc>
      </w:tr>
      <w:tr w14:paraId="275496F5">
        <w:trPr>
          <w:cantSplit/>
          <w:jc w:val="center"/>
        </w:trPr>
        <w:tc>
          <w:tcPr>
            <w:tcW w:w="1500" w:type="dxa"/>
            <w:vAlign w:val="center"/>
          </w:tcPr>
          <w:p w14:paraId="2016CF14">
            <w:pPr>
              <w:spacing w:before="0" w:after="0"/>
              <w:jc w:val="center"/>
            </w:pPr>
            <w:r>
              <w:rPr>
                <w:sz w:val="20"/>
                <w:szCs w:val="20"/>
              </w:rPr>
              <w:t>智能体</w:t>
            </w:r>
          </w:p>
        </w:tc>
        <w:tc>
          <w:tcPr>
            <w:tcW w:w="3800" w:type="dxa"/>
          </w:tcPr>
          <w:p w14:paraId="6384AC23">
            <w:pPr>
              <w:spacing w:before="0" w:after="0"/>
            </w:pPr>
            <w:r>
              <w:rPr>
                <w:sz w:val="20"/>
                <w:szCs w:val="20"/>
              </w:rPr>
              <w:t>100人：营销23、悼念22、其他21、玩梗19、教育15</w:t>
            </w:r>
          </w:p>
        </w:tc>
        <w:tc>
          <w:tcPr>
            <w:tcW w:w="3200" w:type="dxa"/>
          </w:tcPr>
          <w:p w14:paraId="2DFB0FAD">
            <w:pPr>
              <w:spacing w:before="0" w:after="0"/>
            </w:pPr>
            <w:r>
              <w:rPr>
                <w:sz w:val="20"/>
                <w:szCs w:val="20"/>
              </w:rPr>
              <w:t>类型固定，三种制度一致</w:t>
            </w:r>
          </w:p>
        </w:tc>
      </w:tr>
      <w:tr w14:paraId="0433163C">
        <w:trPr>
          <w:cantSplit/>
          <w:jc w:val="center"/>
        </w:trPr>
        <w:tc>
          <w:tcPr>
            <w:tcW w:w="1500" w:type="dxa"/>
            <w:vAlign w:val="center"/>
          </w:tcPr>
          <w:p w14:paraId="73626D63">
            <w:pPr>
              <w:spacing w:before="0" w:after="0"/>
              <w:jc w:val="center"/>
            </w:pPr>
            <w:r>
              <w:rPr>
                <w:sz w:val="20"/>
                <w:szCs w:val="20"/>
              </w:rPr>
              <w:t>时间窗</w:t>
            </w:r>
          </w:p>
        </w:tc>
        <w:tc>
          <w:tcPr>
            <w:tcW w:w="3800" w:type="dxa"/>
          </w:tcPr>
          <w:p w14:paraId="40923E95">
            <w:pPr>
              <w:spacing w:before="0" w:after="0"/>
            </w:pPr>
            <w:r>
              <w:rPr>
                <w:sz w:val="20"/>
                <w:szCs w:val="20"/>
              </w:rPr>
              <w:t>W12—W22，共11周</w:t>
            </w:r>
          </w:p>
        </w:tc>
        <w:tc>
          <w:tcPr>
            <w:tcW w:w="3200" w:type="dxa"/>
          </w:tcPr>
          <w:p w14:paraId="18722E4F">
            <w:pPr>
              <w:spacing w:before="0" w:after="0"/>
            </w:pPr>
            <w:r>
              <w:rPr>
                <w:sz w:val="20"/>
                <w:szCs w:val="20"/>
              </w:rPr>
              <w:t>W12为基线周，W13为事件周</w:t>
            </w:r>
          </w:p>
        </w:tc>
      </w:tr>
      <w:tr w14:paraId="5FD4CEE7">
        <w:trPr>
          <w:cantSplit/>
          <w:jc w:val="center"/>
        </w:trPr>
        <w:tc>
          <w:tcPr>
            <w:tcW w:w="1500" w:type="dxa"/>
            <w:vAlign w:val="center"/>
          </w:tcPr>
          <w:p w14:paraId="18271BDD">
            <w:pPr>
              <w:spacing w:before="0" w:after="0"/>
              <w:jc w:val="center"/>
            </w:pPr>
            <w:r>
              <w:rPr>
                <w:sz w:val="20"/>
                <w:szCs w:val="20"/>
              </w:rPr>
              <w:t>行动与信息流</w:t>
            </w:r>
          </w:p>
        </w:tc>
        <w:tc>
          <w:tcPr>
            <w:tcW w:w="3800" w:type="dxa"/>
          </w:tcPr>
          <w:p w14:paraId="4067FF20">
            <w:pPr>
              <w:spacing w:before="0" w:after="0"/>
            </w:pPr>
            <w:r>
              <w:rPr>
                <w:sz w:val="20"/>
                <w:szCs w:val="20"/>
              </w:rPr>
              <w:t>每人每周最多决策1次；每次读取10条帖文</w:t>
            </w:r>
          </w:p>
        </w:tc>
        <w:tc>
          <w:tcPr>
            <w:tcW w:w="3200" w:type="dxa"/>
          </w:tcPr>
          <w:p w14:paraId="0B1567A6">
            <w:pPr>
              <w:spacing w:before="0" w:after="0"/>
            </w:pPr>
            <w:r>
              <w:rPr>
                <w:sz w:val="20"/>
                <w:szCs w:val="20"/>
              </w:rPr>
              <w:t>每个制度×seed含1100个智能体—周机会</w:t>
            </w:r>
          </w:p>
        </w:tc>
      </w:tr>
      <w:tr w14:paraId="5CF64023">
        <w:trPr>
          <w:cantSplit/>
          <w:jc w:val="center"/>
        </w:trPr>
        <w:tc>
          <w:tcPr>
            <w:tcW w:w="1500" w:type="dxa"/>
            <w:vAlign w:val="center"/>
          </w:tcPr>
          <w:p w14:paraId="6CDD9B67">
            <w:pPr>
              <w:spacing w:before="0" w:after="0"/>
              <w:jc w:val="center"/>
            </w:pPr>
            <w:r>
              <w:rPr>
                <w:sz w:val="20"/>
                <w:szCs w:val="20"/>
              </w:rPr>
              <w:t>实验因子</w:t>
            </w:r>
          </w:p>
        </w:tc>
        <w:tc>
          <w:tcPr>
            <w:tcW w:w="3800" w:type="dxa"/>
          </w:tcPr>
          <w:p w14:paraId="6276ACF3">
            <w:pPr>
              <w:spacing w:before="0" w:after="0"/>
            </w:pPr>
            <w:r>
              <w:rPr>
                <w:sz w:val="20"/>
                <w:szCs w:val="20"/>
              </w:rPr>
              <w:t>全历史随机、时序、兴趣三种策展制度</w:t>
            </w:r>
          </w:p>
        </w:tc>
        <w:tc>
          <w:tcPr>
            <w:tcW w:w="3200" w:type="dxa"/>
          </w:tcPr>
          <w:p w14:paraId="6AF7C044">
            <w:pPr>
              <w:spacing w:before="0" w:after="0"/>
            </w:pPr>
            <w:r>
              <w:rPr>
                <w:sz w:val="20"/>
                <w:szCs w:val="20"/>
              </w:rPr>
              <w:t>组间仅改变信息流生成制度Γ</w:t>
            </w:r>
          </w:p>
        </w:tc>
      </w:tr>
      <w:tr w14:paraId="159692CB">
        <w:trPr>
          <w:cantSplit/>
          <w:jc w:val="center"/>
        </w:trPr>
        <w:tc>
          <w:tcPr>
            <w:tcW w:w="1500" w:type="dxa"/>
            <w:vAlign w:val="center"/>
          </w:tcPr>
          <w:p w14:paraId="5239ADAA">
            <w:pPr>
              <w:spacing w:before="0" w:after="0"/>
              <w:jc w:val="center"/>
            </w:pPr>
            <w:r>
              <w:rPr>
                <w:sz w:val="20"/>
                <w:szCs w:val="20"/>
              </w:rPr>
              <w:t>重复设置</w:t>
            </w:r>
          </w:p>
        </w:tc>
        <w:tc>
          <w:tcPr>
            <w:tcW w:w="3800" w:type="dxa"/>
          </w:tcPr>
          <w:p w14:paraId="32CB7599">
            <w:pPr>
              <w:spacing w:before="0" w:after="0"/>
            </w:pPr>
            <w:r>
              <w:rPr>
                <w:sz w:val="20"/>
                <w:szCs w:val="20"/>
              </w:rPr>
              <w:t>s0、s1、s2，共9个正式run</w:t>
            </w:r>
          </w:p>
        </w:tc>
        <w:tc>
          <w:tcPr>
            <w:tcW w:w="3200" w:type="dxa"/>
          </w:tcPr>
          <w:p w14:paraId="32BECE30">
            <w:pPr>
              <w:spacing w:before="0" w:after="0"/>
            </w:pPr>
            <w:r>
              <w:rPr>
                <w:sz w:val="20"/>
                <w:szCs w:val="20"/>
              </w:rPr>
              <w:t>同seed跨制度匹配注入样本</w:t>
            </w:r>
          </w:p>
        </w:tc>
      </w:tr>
    </w:tbl>
    <w:p w14:paraId="0D22C5B1">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outlineLvl w:val="1"/>
        <w:rPr>
          <w:rFonts w:hint="eastAsia" w:ascii="Times New Roman" w:hAnsi="Times New Roman" w:eastAsia="方正楷体_GBK" w:cs="方正楷体_GBK"/>
          <w:b/>
          <w:bCs/>
          <w:color w:val="auto"/>
          <w:kern w:val="0"/>
          <w:sz w:val="24"/>
          <w:highlight w:val="none"/>
          <w:shd w:val="clear" w:fill="FFFFFF"/>
          <w:lang w:eastAsia="zh-CN" w:bidi="ar"/>
        </w:rPr>
      </w:pPr>
      <w:r>
        <w:rPr>
          <w:rFonts w:hint="eastAsia" w:ascii="Times New Roman" w:hAnsi="Times New Roman" w:eastAsia="方正楷体_GBK" w:cs="方正楷体_GBK"/>
          <w:b/>
          <w:bCs/>
          <w:color w:val="auto"/>
          <w:kern w:val="0"/>
          <w:sz w:val="24"/>
          <w:highlight w:val="none"/>
          <w:shd w:val="clear" w:fill="FFFFFF"/>
          <w:lang w:eastAsia="zh-CN" w:bidi="ar"/>
        </w:rPr>
        <w:t>（</w:t>
      </w:r>
      <w:r>
        <w:rPr>
          <w:rFonts w:hint="eastAsia" w:ascii="Times New Roman" w:hAnsi="Times New Roman" w:eastAsia="方正楷体_GBK" w:cs="方正楷体_GBK"/>
          <w:b/>
          <w:bCs/>
          <w:color w:val="auto"/>
          <w:kern w:val="0"/>
          <w:sz w:val="24"/>
          <w:highlight w:val="none"/>
          <w:shd w:val="clear" w:fill="FFFFFF"/>
          <w:lang w:val="en-US" w:eastAsia="zh-CN" w:bidi="ar"/>
        </w:rPr>
        <w:t>二</w:t>
      </w:r>
      <w:r>
        <w:rPr>
          <w:rFonts w:hint="eastAsia" w:ascii="Times New Roman" w:hAnsi="Times New Roman" w:eastAsia="方正楷体_GBK" w:cs="方正楷体_GBK"/>
          <w:b/>
          <w:bCs/>
          <w:color w:val="auto"/>
          <w:kern w:val="0"/>
          <w:sz w:val="24"/>
          <w:highlight w:val="none"/>
          <w:shd w:val="clear" w:fill="FFFFFF"/>
          <w:lang w:eastAsia="zh-CN" w:bidi="ar"/>
        </w:rPr>
        <w:t>）3×3正式运行情况</w:t>
      </w:r>
    </w:p>
    <w:p w14:paraId="042D2DA1">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b w:val="0"/>
          <w:bCs w:val="0"/>
          <w:color w:val="auto"/>
          <w:kern w:val="0"/>
          <w:sz w:val="24"/>
          <w:szCs w:val="24"/>
          <w:highlight w:val="none"/>
          <w:shd w:val="clear" w:fill="FFFFFF"/>
          <w:lang w:val="en-US" w:eastAsia="zh-CN" w:bidi="ar"/>
        </w:rPr>
      </w:pPr>
      <w:r>
        <w:rPr>
          <w:rFonts w:hint="eastAsia" w:ascii="宋体" w:hAnsi="宋体" w:eastAsia="宋体" w:cs="宋体"/>
          <w:b w:val="0"/>
          <w:bCs w:val="0"/>
          <w:color w:val="auto"/>
          <w:kern w:val="0"/>
          <w:sz w:val="24"/>
          <w:szCs w:val="24"/>
          <w:highlight w:val="none"/>
          <w:shd w:val="clear" w:fill="FFFFFF"/>
          <w:lang w:val="en-US" w:eastAsia="zh-CN" w:bidi="ar"/>
        </w:rPr>
        <w:t>主实验由3种策展制度与3个随机种子交叉组成，共9次正式AgentSociety/LLM运行。相同seed跨制度匹配智能体参数与真实帖子注入样本，组间只改变信息流生成制度</w:t>
      </w:r>
      <w:ins w:id="296" w:author="张人杰" w:date="2026-09-15T16:58:37Z">
        <w:r>
          <w:rPr>
            <w:rFonts w:hint="eastAsia" w:ascii="宋体" w:hAnsi="宋体" w:eastAsia="宋体" w:cs="宋体"/>
            <w:b w:val="0"/>
            <w:bCs w:val="0"/>
            <w:color w:val="auto"/>
            <w:kern w:val="0"/>
            <w:sz w:val="24"/>
            <w:szCs w:val="24"/>
            <w:highlight w:val="none"/>
            <w:shd w:val="clear" w:fill="FFFFFF"/>
            <w:lang w:val="en-US" w:eastAsia="zh-CN" w:bidi="ar"/>
          </w:rPr>
          <w:t>Γ</w:t>
        </w:r>
      </w:ins>
      <w:del w:id="297" w:author="张人杰" w:date="2026-09-15T16:58:37Z">
        <w:r>
          <w:rPr>
            <w:rFonts w:hint="eastAsia" w:ascii="宋体" w:hAnsi="宋体" w:eastAsia="宋体" w:cs="宋体"/>
            <w:b w:val="0"/>
            <w:bCs w:val="0"/>
            <w:color w:val="auto"/>
            <w:kern w:val="0"/>
            <w:sz w:val="24"/>
            <w:szCs w:val="24"/>
            <w:highlight w:val="none"/>
            <w:shd w:val="clear" w:fill="FFFFFF"/>
            <w:lang w:val="en-US" w:eastAsia="zh-CN" w:bidi="ar"/>
          </w:rPr>
          <w:delText>Γ</w:delText>
        </w:r>
      </w:del>
      <w:r>
        <w:rPr>
          <w:rFonts w:hint="eastAsia" w:ascii="宋体" w:hAnsi="宋体" w:eastAsia="宋体" w:cs="宋体"/>
          <w:b w:val="0"/>
          <w:bCs w:val="0"/>
          <w:color w:val="auto"/>
          <w:kern w:val="0"/>
          <w:sz w:val="24"/>
          <w:szCs w:val="24"/>
          <w:highlight w:val="none"/>
          <w:shd w:val="clear" w:fill="FFFFFF"/>
          <w:lang w:val="en-US" w:eastAsia="zh-CN" w:bidi="ar"/>
        </w:rPr>
        <w:t>。各run的完成情况及内容产出见表2。</w:t>
      </w:r>
    </w:p>
    <w:p w14:paraId="6DC3F919">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ascii="Times New Roman" w:hAnsi="Times New Roman"/>
        </w:rPr>
      </w:pPr>
      <w:r>
        <w:rPr>
          <w:rFonts w:ascii="Times New Roman" w:hAnsi="Times New Roman"/>
        </w:rPr>
        <w:t>表2　3×3正式运行完成情况</w:t>
      </w:r>
    </w:p>
    <w:tbl>
      <w:tblPr>
        <w:tblStyle w:val="8"/>
        <w:tblW w:w="850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55" w:type="dxa"/>
          <w:left w:w="45" w:type="dxa"/>
          <w:bottom w:w="55" w:type="dxa"/>
          <w:right w:w="45" w:type="dxa"/>
        </w:tblCellMar>
      </w:tblPr>
      <w:tblGrid>
        <w:gridCol w:w="1800"/>
        <w:gridCol w:w="750"/>
        <w:gridCol w:w="1500"/>
        <w:gridCol w:w="1300"/>
        <w:gridCol w:w="1600"/>
        <w:gridCol w:w="1550"/>
      </w:tblGrid>
      <w:tr w14:paraId="6A23FA3F">
        <w:trPr>
          <w:cantSplit/>
          <w:tblHeader/>
          <w:jc w:val="center"/>
        </w:trPr>
        <w:tc>
          <w:tcPr>
            <w:tcW w:w="1800" w:type="dxa"/>
            <w:tcBorders>
              <w:bottom w:val="single" w:color="000000" w:sz="6" w:space="0"/>
            </w:tcBorders>
          </w:tcPr>
          <w:p w14:paraId="2ADA9433">
            <w:pPr>
              <w:spacing w:before="0" w:after="0"/>
              <w:jc w:val="center"/>
            </w:pPr>
            <w:r>
              <w:rPr>
                <w:b/>
                <w:sz w:val="18"/>
                <w:szCs w:val="18"/>
              </w:rPr>
              <w:t>策展制度</w:t>
            </w:r>
          </w:p>
        </w:tc>
        <w:tc>
          <w:tcPr>
            <w:tcW w:w="750" w:type="dxa"/>
            <w:tcBorders>
              <w:bottom w:val="single" w:color="000000" w:sz="6" w:space="0"/>
            </w:tcBorders>
          </w:tcPr>
          <w:p w14:paraId="7C88E763">
            <w:pPr>
              <w:spacing w:before="0" w:after="0"/>
              <w:jc w:val="center"/>
            </w:pPr>
            <w:r>
              <w:rPr>
                <w:b/>
                <w:sz w:val="18"/>
                <w:szCs w:val="18"/>
              </w:rPr>
              <w:t>seed</w:t>
            </w:r>
          </w:p>
        </w:tc>
        <w:tc>
          <w:tcPr>
            <w:tcW w:w="1500" w:type="dxa"/>
            <w:tcBorders>
              <w:bottom w:val="single" w:color="000000" w:sz="6" w:space="0"/>
            </w:tcBorders>
          </w:tcPr>
          <w:p w14:paraId="6F7DA9A6">
            <w:pPr>
              <w:spacing w:before="0" w:after="0"/>
              <w:jc w:val="center"/>
            </w:pPr>
            <w:r>
              <w:rPr>
                <w:b/>
                <w:sz w:val="18"/>
                <w:szCs w:val="18"/>
              </w:rPr>
              <w:t>周进度</w:t>
            </w:r>
          </w:p>
        </w:tc>
        <w:tc>
          <w:tcPr>
            <w:tcW w:w="1300" w:type="dxa"/>
            <w:tcBorders>
              <w:bottom w:val="single" w:color="000000" w:sz="6" w:space="0"/>
            </w:tcBorders>
          </w:tcPr>
          <w:p w14:paraId="7490C7D6">
            <w:pPr>
              <w:spacing w:before="0" w:after="0"/>
              <w:jc w:val="center"/>
            </w:pPr>
            <w:r>
              <w:rPr>
                <w:b/>
                <w:sz w:val="18"/>
                <w:szCs w:val="18"/>
              </w:rPr>
              <w:t>执行批次</w:t>
            </w:r>
          </w:p>
        </w:tc>
        <w:tc>
          <w:tcPr>
            <w:tcW w:w="1600" w:type="dxa"/>
            <w:tcBorders>
              <w:bottom w:val="single" w:color="000000" w:sz="6" w:space="0"/>
            </w:tcBorders>
          </w:tcPr>
          <w:p w14:paraId="6AF8CE25">
            <w:pPr>
              <w:spacing w:before="0" w:after="0"/>
              <w:jc w:val="center"/>
            </w:pPr>
            <w:r>
              <w:rPr>
                <w:b/>
                <w:sz w:val="18"/>
                <w:szCs w:val="18"/>
              </w:rPr>
              <w:t>Agent帖</w:t>
            </w:r>
          </w:p>
        </w:tc>
        <w:tc>
          <w:tcPr>
            <w:tcW w:w="1550" w:type="dxa"/>
            <w:tcBorders>
              <w:bottom w:val="single" w:color="000000" w:sz="6" w:space="0"/>
            </w:tcBorders>
          </w:tcPr>
          <w:p w14:paraId="6E995F7A">
            <w:pPr>
              <w:spacing w:before="0" w:after="0"/>
              <w:jc w:val="center"/>
            </w:pPr>
            <w:r>
              <w:rPr>
                <w:b/>
                <w:sz w:val="18"/>
                <w:szCs w:val="18"/>
              </w:rPr>
              <w:t>终态帖池</w:t>
            </w:r>
          </w:p>
        </w:tc>
      </w:tr>
      <w:tr w14:paraId="0FDB4F71">
        <w:trPr>
          <w:cantSplit/>
          <w:jc w:val="center"/>
        </w:trPr>
        <w:tc>
          <w:tcPr>
            <w:tcW w:w="1800" w:type="dxa"/>
          </w:tcPr>
          <w:p w14:paraId="7C6E0832">
            <w:pPr>
              <w:spacing w:before="0" w:after="0"/>
              <w:jc w:val="center"/>
            </w:pPr>
            <w:r>
              <w:rPr>
                <w:sz w:val="18"/>
                <w:szCs w:val="18"/>
              </w:rPr>
              <w:t>全历史随机</w:t>
            </w:r>
          </w:p>
        </w:tc>
        <w:tc>
          <w:tcPr>
            <w:tcW w:w="750" w:type="dxa"/>
          </w:tcPr>
          <w:p w14:paraId="0456EF78">
            <w:pPr>
              <w:spacing w:before="0" w:after="0"/>
              <w:jc w:val="center"/>
            </w:pPr>
            <w:r>
              <w:rPr>
                <w:sz w:val="18"/>
                <w:szCs w:val="18"/>
              </w:rPr>
              <w:t>s0</w:t>
            </w:r>
          </w:p>
        </w:tc>
        <w:tc>
          <w:tcPr>
            <w:tcW w:w="1500" w:type="dxa"/>
          </w:tcPr>
          <w:p w14:paraId="2841AC14">
            <w:pPr>
              <w:spacing w:before="0" w:after="0"/>
              <w:jc w:val="center"/>
            </w:pPr>
            <w:r>
              <w:rPr>
                <w:sz w:val="18"/>
                <w:szCs w:val="18"/>
              </w:rPr>
              <w:t>11/11（完成）</w:t>
            </w:r>
          </w:p>
        </w:tc>
        <w:tc>
          <w:tcPr>
            <w:tcW w:w="1300" w:type="dxa"/>
          </w:tcPr>
          <w:p w14:paraId="310CBAF2">
            <w:pPr>
              <w:spacing w:before="0" w:after="0"/>
              <w:jc w:val="center"/>
            </w:pPr>
            <w:r>
              <w:rPr>
                <w:sz w:val="18"/>
                <w:szCs w:val="18"/>
              </w:rPr>
              <w:t>11周</w:t>
            </w:r>
          </w:p>
        </w:tc>
        <w:tc>
          <w:tcPr>
            <w:tcW w:w="1600" w:type="dxa"/>
          </w:tcPr>
          <w:p w14:paraId="1F5D3039">
            <w:pPr>
              <w:spacing w:before="0" w:after="0"/>
              <w:jc w:val="center"/>
            </w:pPr>
            <w:r>
              <w:rPr>
                <w:sz w:val="18"/>
                <w:szCs w:val="18"/>
              </w:rPr>
              <w:t>193</w:t>
            </w:r>
          </w:p>
        </w:tc>
        <w:tc>
          <w:tcPr>
            <w:tcW w:w="1550" w:type="dxa"/>
          </w:tcPr>
          <w:p w14:paraId="426F9800">
            <w:pPr>
              <w:spacing w:before="0" w:after="0"/>
              <w:jc w:val="center"/>
            </w:pPr>
            <w:r>
              <w:rPr>
                <w:sz w:val="18"/>
                <w:szCs w:val="18"/>
              </w:rPr>
              <w:t>443</w:t>
            </w:r>
          </w:p>
        </w:tc>
      </w:tr>
      <w:tr w14:paraId="5D703AFF">
        <w:trPr>
          <w:cantSplit/>
          <w:jc w:val="center"/>
        </w:trPr>
        <w:tc>
          <w:tcPr>
            <w:tcW w:w="1800" w:type="dxa"/>
          </w:tcPr>
          <w:p w14:paraId="3AB5BB92">
            <w:pPr>
              <w:spacing w:before="0" w:after="0"/>
              <w:jc w:val="center"/>
            </w:pPr>
            <w:r>
              <w:rPr>
                <w:sz w:val="18"/>
                <w:szCs w:val="18"/>
              </w:rPr>
              <w:t>全历史随机</w:t>
            </w:r>
          </w:p>
        </w:tc>
        <w:tc>
          <w:tcPr>
            <w:tcW w:w="750" w:type="dxa"/>
          </w:tcPr>
          <w:p w14:paraId="08496139">
            <w:pPr>
              <w:spacing w:before="0" w:after="0"/>
              <w:jc w:val="center"/>
            </w:pPr>
            <w:r>
              <w:rPr>
                <w:sz w:val="18"/>
                <w:szCs w:val="18"/>
              </w:rPr>
              <w:t>s1</w:t>
            </w:r>
          </w:p>
        </w:tc>
        <w:tc>
          <w:tcPr>
            <w:tcW w:w="1500" w:type="dxa"/>
          </w:tcPr>
          <w:p w14:paraId="23EBFE94">
            <w:pPr>
              <w:spacing w:before="0" w:after="0"/>
              <w:jc w:val="center"/>
            </w:pPr>
            <w:r>
              <w:rPr>
                <w:sz w:val="18"/>
                <w:szCs w:val="18"/>
              </w:rPr>
              <w:t>11/11（完成）</w:t>
            </w:r>
          </w:p>
        </w:tc>
        <w:tc>
          <w:tcPr>
            <w:tcW w:w="1300" w:type="dxa"/>
          </w:tcPr>
          <w:p w14:paraId="69BEE492">
            <w:pPr>
              <w:spacing w:before="0" w:after="0"/>
              <w:jc w:val="center"/>
            </w:pPr>
            <w:r>
              <w:rPr>
                <w:sz w:val="18"/>
                <w:szCs w:val="18"/>
              </w:rPr>
              <w:t>11周</w:t>
            </w:r>
          </w:p>
        </w:tc>
        <w:tc>
          <w:tcPr>
            <w:tcW w:w="1600" w:type="dxa"/>
          </w:tcPr>
          <w:p w14:paraId="3258216E">
            <w:pPr>
              <w:spacing w:before="0" w:after="0"/>
              <w:jc w:val="center"/>
            </w:pPr>
            <w:r>
              <w:rPr>
                <w:sz w:val="18"/>
                <w:szCs w:val="18"/>
              </w:rPr>
              <w:t>193</w:t>
            </w:r>
          </w:p>
        </w:tc>
        <w:tc>
          <w:tcPr>
            <w:tcW w:w="1550" w:type="dxa"/>
          </w:tcPr>
          <w:p w14:paraId="0A76FEB9">
            <w:pPr>
              <w:spacing w:before="0" w:after="0"/>
              <w:jc w:val="center"/>
            </w:pPr>
            <w:r>
              <w:rPr>
                <w:sz w:val="18"/>
                <w:szCs w:val="18"/>
              </w:rPr>
              <w:t>443</w:t>
            </w:r>
          </w:p>
        </w:tc>
      </w:tr>
      <w:tr w14:paraId="0F88B1EC">
        <w:trPr>
          <w:cantSplit/>
          <w:jc w:val="center"/>
        </w:trPr>
        <w:tc>
          <w:tcPr>
            <w:tcW w:w="1800" w:type="dxa"/>
          </w:tcPr>
          <w:p w14:paraId="2FBE4BC0">
            <w:pPr>
              <w:spacing w:before="0" w:after="0"/>
              <w:jc w:val="center"/>
            </w:pPr>
            <w:r>
              <w:rPr>
                <w:sz w:val="18"/>
                <w:szCs w:val="18"/>
              </w:rPr>
              <w:t>全历史随机</w:t>
            </w:r>
          </w:p>
        </w:tc>
        <w:tc>
          <w:tcPr>
            <w:tcW w:w="750" w:type="dxa"/>
          </w:tcPr>
          <w:p w14:paraId="691D83FC">
            <w:pPr>
              <w:spacing w:before="0" w:after="0"/>
              <w:jc w:val="center"/>
            </w:pPr>
            <w:r>
              <w:rPr>
                <w:sz w:val="18"/>
                <w:szCs w:val="18"/>
              </w:rPr>
              <w:t>s2</w:t>
            </w:r>
          </w:p>
        </w:tc>
        <w:tc>
          <w:tcPr>
            <w:tcW w:w="1500" w:type="dxa"/>
          </w:tcPr>
          <w:p w14:paraId="12FA7C16">
            <w:pPr>
              <w:spacing w:before="0" w:after="0"/>
              <w:jc w:val="center"/>
            </w:pPr>
            <w:r>
              <w:rPr>
                <w:sz w:val="18"/>
                <w:szCs w:val="18"/>
              </w:rPr>
              <w:t>11/11（完成）</w:t>
            </w:r>
          </w:p>
        </w:tc>
        <w:tc>
          <w:tcPr>
            <w:tcW w:w="1300" w:type="dxa"/>
          </w:tcPr>
          <w:p w14:paraId="51CB031B">
            <w:pPr>
              <w:spacing w:before="0" w:after="0"/>
              <w:jc w:val="center"/>
            </w:pPr>
            <w:r>
              <w:rPr>
                <w:sz w:val="18"/>
                <w:szCs w:val="18"/>
              </w:rPr>
              <w:t>11周</w:t>
            </w:r>
          </w:p>
        </w:tc>
        <w:tc>
          <w:tcPr>
            <w:tcW w:w="1600" w:type="dxa"/>
          </w:tcPr>
          <w:p w14:paraId="3C492912">
            <w:pPr>
              <w:spacing w:before="0" w:after="0"/>
              <w:jc w:val="center"/>
            </w:pPr>
            <w:r>
              <w:rPr>
                <w:sz w:val="18"/>
                <w:szCs w:val="18"/>
              </w:rPr>
              <w:t>180</w:t>
            </w:r>
          </w:p>
        </w:tc>
        <w:tc>
          <w:tcPr>
            <w:tcW w:w="1550" w:type="dxa"/>
          </w:tcPr>
          <w:p w14:paraId="77D3AD47">
            <w:pPr>
              <w:spacing w:before="0" w:after="0"/>
              <w:jc w:val="center"/>
            </w:pPr>
            <w:r>
              <w:rPr>
                <w:sz w:val="18"/>
                <w:szCs w:val="18"/>
              </w:rPr>
              <w:t>430</w:t>
            </w:r>
          </w:p>
        </w:tc>
      </w:tr>
      <w:tr w14:paraId="719EC620">
        <w:trPr>
          <w:cantSplit/>
          <w:jc w:val="center"/>
        </w:trPr>
        <w:tc>
          <w:tcPr>
            <w:tcW w:w="1800" w:type="dxa"/>
          </w:tcPr>
          <w:p w14:paraId="195C0E02">
            <w:pPr>
              <w:spacing w:before="0" w:after="0"/>
              <w:jc w:val="center"/>
            </w:pPr>
            <w:r>
              <w:rPr>
                <w:sz w:val="18"/>
                <w:szCs w:val="18"/>
              </w:rPr>
              <w:t>时序</w:t>
            </w:r>
          </w:p>
        </w:tc>
        <w:tc>
          <w:tcPr>
            <w:tcW w:w="750" w:type="dxa"/>
          </w:tcPr>
          <w:p w14:paraId="07DCA637">
            <w:pPr>
              <w:spacing w:before="0" w:after="0"/>
              <w:jc w:val="center"/>
            </w:pPr>
            <w:r>
              <w:rPr>
                <w:sz w:val="18"/>
                <w:szCs w:val="18"/>
              </w:rPr>
              <w:t>s0</w:t>
            </w:r>
          </w:p>
        </w:tc>
        <w:tc>
          <w:tcPr>
            <w:tcW w:w="1500" w:type="dxa"/>
          </w:tcPr>
          <w:p w14:paraId="1030B933">
            <w:pPr>
              <w:spacing w:before="0" w:after="0"/>
              <w:jc w:val="center"/>
            </w:pPr>
            <w:r>
              <w:rPr>
                <w:sz w:val="18"/>
                <w:szCs w:val="18"/>
              </w:rPr>
              <w:t>11/11（完成）</w:t>
            </w:r>
          </w:p>
        </w:tc>
        <w:tc>
          <w:tcPr>
            <w:tcW w:w="1300" w:type="dxa"/>
          </w:tcPr>
          <w:p w14:paraId="5FC448F9">
            <w:pPr>
              <w:spacing w:before="0" w:after="0"/>
              <w:jc w:val="center"/>
            </w:pPr>
            <w:r>
              <w:rPr>
                <w:sz w:val="18"/>
                <w:szCs w:val="18"/>
              </w:rPr>
              <w:t>693小时</w:t>
            </w:r>
          </w:p>
        </w:tc>
        <w:tc>
          <w:tcPr>
            <w:tcW w:w="1600" w:type="dxa"/>
          </w:tcPr>
          <w:p w14:paraId="2534E461">
            <w:pPr>
              <w:spacing w:before="0" w:after="0"/>
              <w:jc w:val="center"/>
            </w:pPr>
            <w:r>
              <w:rPr>
                <w:sz w:val="18"/>
                <w:szCs w:val="18"/>
              </w:rPr>
              <w:t>212</w:t>
            </w:r>
          </w:p>
        </w:tc>
        <w:tc>
          <w:tcPr>
            <w:tcW w:w="1550" w:type="dxa"/>
          </w:tcPr>
          <w:p w14:paraId="2BA4AB93">
            <w:pPr>
              <w:spacing w:before="0" w:after="0"/>
              <w:jc w:val="center"/>
            </w:pPr>
            <w:r>
              <w:rPr>
                <w:sz w:val="18"/>
                <w:szCs w:val="18"/>
              </w:rPr>
              <w:t>462</w:t>
            </w:r>
          </w:p>
        </w:tc>
      </w:tr>
      <w:tr w14:paraId="4C1D2704">
        <w:trPr>
          <w:cantSplit/>
          <w:jc w:val="center"/>
        </w:trPr>
        <w:tc>
          <w:tcPr>
            <w:tcW w:w="1800" w:type="dxa"/>
          </w:tcPr>
          <w:p w14:paraId="01440461">
            <w:pPr>
              <w:spacing w:before="0" w:after="0"/>
              <w:jc w:val="center"/>
            </w:pPr>
            <w:r>
              <w:rPr>
                <w:sz w:val="18"/>
                <w:szCs w:val="18"/>
              </w:rPr>
              <w:t>时序</w:t>
            </w:r>
          </w:p>
        </w:tc>
        <w:tc>
          <w:tcPr>
            <w:tcW w:w="750" w:type="dxa"/>
          </w:tcPr>
          <w:p w14:paraId="45B1410F">
            <w:pPr>
              <w:spacing w:before="0" w:after="0"/>
              <w:jc w:val="center"/>
            </w:pPr>
            <w:r>
              <w:rPr>
                <w:sz w:val="18"/>
                <w:szCs w:val="18"/>
              </w:rPr>
              <w:t>s1</w:t>
            </w:r>
          </w:p>
        </w:tc>
        <w:tc>
          <w:tcPr>
            <w:tcW w:w="1500" w:type="dxa"/>
          </w:tcPr>
          <w:p w14:paraId="78E137DF">
            <w:pPr>
              <w:spacing w:before="0" w:after="0"/>
              <w:jc w:val="center"/>
            </w:pPr>
            <w:r>
              <w:rPr>
                <w:sz w:val="18"/>
                <w:szCs w:val="18"/>
              </w:rPr>
              <w:t>11/11（完成）</w:t>
            </w:r>
          </w:p>
        </w:tc>
        <w:tc>
          <w:tcPr>
            <w:tcW w:w="1300" w:type="dxa"/>
          </w:tcPr>
          <w:p w14:paraId="7EA8496A">
            <w:pPr>
              <w:spacing w:before="0" w:after="0"/>
              <w:jc w:val="center"/>
            </w:pPr>
            <w:r>
              <w:rPr>
                <w:sz w:val="18"/>
                <w:szCs w:val="18"/>
              </w:rPr>
              <w:t>693小时</w:t>
            </w:r>
          </w:p>
        </w:tc>
        <w:tc>
          <w:tcPr>
            <w:tcW w:w="1600" w:type="dxa"/>
          </w:tcPr>
          <w:p w14:paraId="718F639E">
            <w:pPr>
              <w:spacing w:before="0" w:after="0"/>
              <w:jc w:val="center"/>
            </w:pPr>
            <w:r>
              <w:rPr>
                <w:sz w:val="18"/>
                <w:szCs w:val="18"/>
              </w:rPr>
              <w:t>219</w:t>
            </w:r>
          </w:p>
        </w:tc>
        <w:tc>
          <w:tcPr>
            <w:tcW w:w="1550" w:type="dxa"/>
          </w:tcPr>
          <w:p w14:paraId="0A1D4298">
            <w:pPr>
              <w:spacing w:before="0" w:after="0"/>
              <w:jc w:val="center"/>
            </w:pPr>
            <w:r>
              <w:rPr>
                <w:sz w:val="18"/>
                <w:szCs w:val="18"/>
              </w:rPr>
              <w:t>469</w:t>
            </w:r>
          </w:p>
        </w:tc>
      </w:tr>
      <w:tr w14:paraId="7DC146DB">
        <w:trPr>
          <w:cantSplit/>
          <w:jc w:val="center"/>
        </w:trPr>
        <w:tc>
          <w:tcPr>
            <w:tcW w:w="1800" w:type="dxa"/>
          </w:tcPr>
          <w:p w14:paraId="4ABCC5FA">
            <w:pPr>
              <w:spacing w:before="0" w:after="0"/>
              <w:jc w:val="center"/>
            </w:pPr>
            <w:r>
              <w:rPr>
                <w:sz w:val="18"/>
                <w:szCs w:val="18"/>
              </w:rPr>
              <w:t>时序</w:t>
            </w:r>
          </w:p>
        </w:tc>
        <w:tc>
          <w:tcPr>
            <w:tcW w:w="750" w:type="dxa"/>
          </w:tcPr>
          <w:p w14:paraId="04688491">
            <w:pPr>
              <w:spacing w:before="0" w:after="0"/>
              <w:jc w:val="center"/>
            </w:pPr>
            <w:r>
              <w:rPr>
                <w:sz w:val="18"/>
                <w:szCs w:val="18"/>
              </w:rPr>
              <w:t>s2</w:t>
            </w:r>
          </w:p>
        </w:tc>
        <w:tc>
          <w:tcPr>
            <w:tcW w:w="1500" w:type="dxa"/>
          </w:tcPr>
          <w:p w14:paraId="2C8E85B0">
            <w:pPr>
              <w:spacing w:before="0" w:after="0"/>
              <w:jc w:val="center"/>
            </w:pPr>
            <w:r>
              <w:rPr>
                <w:sz w:val="18"/>
                <w:szCs w:val="18"/>
              </w:rPr>
              <w:t>11/11（完成）</w:t>
            </w:r>
          </w:p>
        </w:tc>
        <w:tc>
          <w:tcPr>
            <w:tcW w:w="1300" w:type="dxa"/>
          </w:tcPr>
          <w:p w14:paraId="268EA458">
            <w:pPr>
              <w:spacing w:before="0" w:after="0"/>
              <w:jc w:val="center"/>
            </w:pPr>
            <w:r>
              <w:rPr>
                <w:sz w:val="18"/>
                <w:szCs w:val="18"/>
              </w:rPr>
              <w:t>693小时</w:t>
            </w:r>
          </w:p>
        </w:tc>
        <w:tc>
          <w:tcPr>
            <w:tcW w:w="1600" w:type="dxa"/>
          </w:tcPr>
          <w:p w14:paraId="015A10E6">
            <w:pPr>
              <w:spacing w:before="0" w:after="0"/>
              <w:jc w:val="center"/>
            </w:pPr>
            <w:r>
              <w:rPr>
                <w:sz w:val="18"/>
                <w:szCs w:val="18"/>
              </w:rPr>
              <w:t>218</w:t>
            </w:r>
          </w:p>
        </w:tc>
        <w:tc>
          <w:tcPr>
            <w:tcW w:w="1550" w:type="dxa"/>
          </w:tcPr>
          <w:p w14:paraId="59931B24">
            <w:pPr>
              <w:spacing w:before="0" w:after="0"/>
              <w:jc w:val="center"/>
            </w:pPr>
            <w:r>
              <w:rPr>
                <w:sz w:val="18"/>
                <w:szCs w:val="18"/>
              </w:rPr>
              <w:t>468</w:t>
            </w:r>
          </w:p>
        </w:tc>
      </w:tr>
      <w:tr w14:paraId="7BAB241C">
        <w:trPr>
          <w:cantSplit/>
          <w:jc w:val="center"/>
        </w:trPr>
        <w:tc>
          <w:tcPr>
            <w:tcW w:w="1800" w:type="dxa"/>
          </w:tcPr>
          <w:p w14:paraId="7F6B8E12">
            <w:pPr>
              <w:spacing w:before="0" w:after="0"/>
              <w:jc w:val="center"/>
            </w:pPr>
            <w:r>
              <w:rPr>
                <w:sz w:val="18"/>
                <w:szCs w:val="18"/>
              </w:rPr>
              <w:t>兴趣</w:t>
            </w:r>
          </w:p>
        </w:tc>
        <w:tc>
          <w:tcPr>
            <w:tcW w:w="750" w:type="dxa"/>
          </w:tcPr>
          <w:p w14:paraId="07D3D87E">
            <w:pPr>
              <w:spacing w:before="0" w:after="0"/>
              <w:jc w:val="center"/>
            </w:pPr>
            <w:r>
              <w:rPr>
                <w:sz w:val="18"/>
                <w:szCs w:val="18"/>
              </w:rPr>
              <w:t>s0</w:t>
            </w:r>
          </w:p>
        </w:tc>
        <w:tc>
          <w:tcPr>
            <w:tcW w:w="1500" w:type="dxa"/>
          </w:tcPr>
          <w:p w14:paraId="0DB2DC09">
            <w:pPr>
              <w:spacing w:before="0" w:after="0"/>
              <w:jc w:val="center"/>
            </w:pPr>
            <w:r>
              <w:rPr>
                <w:sz w:val="18"/>
                <w:szCs w:val="18"/>
              </w:rPr>
              <w:t>11/11（完成）</w:t>
            </w:r>
          </w:p>
        </w:tc>
        <w:tc>
          <w:tcPr>
            <w:tcW w:w="1300" w:type="dxa"/>
          </w:tcPr>
          <w:p w14:paraId="17D91C1C">
            <w:pPr>
              <w:spacing w:before="0" w:after="0"/>
              <w:jc w:val="center"/>
            </w:pPr>
            <w:r>
              <w:rPr>
                <w:sz w:val="18"/>
                <w:szCs w:val="18"/>
              </w:rPr>
              <w:t>11周</w:t>
            </w:r>
          </w:p>
        </w:tc>
        <w:tc>
          <w:tcPr>
            <w:tcW w:w="1600" w:type="dxa"/>
          </w:tcPr>
          <w:p w14:paraId="61D930C5">
            <w:pPr>
              <w:spacing w:before="0" w:after="0"/>
              <w:jc w:val="center"/>
            </w:pPr>
            <w:r>
              <w:rPr>
                <w:sz w:val="18"/>
                <w:szCs w:val="18"/>
              </w:rPr>
              <w:t>233</w:t>
            </w:r>
          </w:p>
        </w:tc>
        <w:tc>
          <w:tcPr>
            <w:tcW w:w="1550" w:type="dxa"/>
          </w:tcPr>
          <w:p w14:paraId="06D7FF54">
            <w:pPr>
              <w:spacing w:before="0" w:after="0"/>
              <w:jc w:val="center"/>
            </w:pPr>
            <w:r>
              <w:rPr>
                <w:sz w:val="18"/>
                <w:szCs w:val="18"/>
              </w:rPr>
              <w:t>500</w:t>
            </w:r>
          </w:p>
        </w:tc>
      </w:tr>
      <w:tr w14:paraId="1EE8B722">
        <w:trPr>
          <w:cantSplit/>
          <w:jc w:val="center"/>
        </w:trPr>
        <w:tc>
          <w:tcPr>
            <w:tcW w:w="1800" w:type="dxa"/>
          </w:tcPr>
          <w:p w14:paraId="00DD8557">
            <w:pPr>
              <w:spacing w:before="0" w:after="0"/>
              <w:jc w:val="center"/>
            </w:pPr>
            <w:r>
              <w:rPr>
                <w:sz w:val="18"/>
                <w:szCs w:val="18"/>
              </w:rPr>
              <w:t>兴趣</w:t>
            </w:r>
          </w:p>
        </w:tc>
        <w:tc>
          <w:tcPr>
            <w:tcW w:w="750" w:type="dxa"/>
          </w:tcPr>
          <w:p w14:paraId="05BE72A8">
            <w:pPr>
              <w:spacing w:before="0" w:after="0"/>
              <w:jc w:val="center"/>
            </w:pPr>
            <w:r>
              <w:rPr>
                <w:sz w:val="18"/>
                <w:szCs w:val="18"/>
              </w:rPr>
              <w:t>s1</w:t>
            </w:r>
          </w:p>
        </w:tc>
        <w:tc>
          <w:tcPr>
            <w:tcW w:w="1500" w:type="dxa"/>
          </w:tcPr>
          <w:p w14:paraId="4408D7DA">
            <w:pPr>
              <w:spacing w:before="0" w:after="0"/>
              <w:jc w:val="center"/>
            </w:pPr>
            <w:r>
              <w:rPr>
                <w:sz w:val="18"/>
                <w:szCs w:val="18"/>
              </w:rPr>
              <w:t>11/11（完成）</w:t>
            </w:r>
          </w:p>
        </w:tc>
        <w:tc>
          <w:tcPr>
            <w:tcW w:w="1300" w:type="dxa"/>
          </w:tcPr>
          <w:p w14:paraId="4D6BA894">
            <w:pPr>
              <w:spacing w:before="0" w:after="0"/>
              <w:jc w:val="center"/>
            </w:pPr>
            <w:r>
              <w:rPr>
                <w:sz w:val="18"/>
                <w:szCs w:val="18"/>
              </w:rPr>
              <w:t>11周</w:t>
            </w:r>
          </w:p>
        </w:tc>
        <w:tc>
          <w:tcPr>
            <w:tcW w:w="1600" w:type="dxa"/>
          </w:tcPr>
          <w:p w14:paraId="22AC315B">
            <w:pPr>
              <w:spacing w:before="0" w:after="0"/>
              <w:jc w:val="center"/>
            </w:pPr>
            <w:r>
              <w:rPr>
                <w:sz w:val="18"/>
                <w:szCs w:val="18"/>
              </w:rPr>
              <w:t>228</w:t>
            </w:r>
          </w:p>
        </w:tc>
        <w:tc>
          <w:tcPr>
            <w:tcW w:w="1550" w:type="dxa"/>
          </w:tcPr>
          <w:p w14:paraId="3F528F7A">
            <w:pPr>
              <w:spacing w:before="0" w:after="0"/>
              <w:jc w:val="center"/>
            </w:pPr>
            <w:r>
              <w:rPr>
                <w:sz w:val="18"/>
                <w:szCs w:val="18"/>
              </w:rPr>
              <w:t>478</w:t>
            </w:r>
          </w:p>
        </w:tc>
      </w:tr>
      <w:tr w14:paraId="5144AB9C">
        <w:trPr>
          <w:cantSplit/>
          <w:jc w:val="center"/>
        </w:trPr>
        <w:tc>
          <w:tcPr>
            <w:tcW w:w="1800" w:type="dxa"/>
          </w:tcPr>
          <w:p w14:paraId="04EA8D93">
            <w:pPr>
              <w:spacing w:before="0" w:after="0"/>
              <w:jc w:val="center"/>
            </w:pPr>
            <w:r>
              <w:rPr>
                <w:sz w:val="18"/>
                <w:szCs w:val="18"/>
              </w:rPr>
              <w:t>兴趣</w:t>
            </w:r>
          </w:p>
        </w:tc>
        <w:tc>
          <w:tcPr>
            <w:tcW w:w="750" w:type="dxa"/>
          </w:tcPr>
          <w:p w14:paraId="06C5D28B">
            <w:pPr>
              <w:spacing w:before="0" w:after="0"/>
              <w:jc w:val="center"/>
            </w:pPr>
            <w:r>
              <w:rPr>
                <w:sz w:val="18"/>
                <w:szCs w:val="18"/>
              </w:rPr>
              <w:t>s2</w:t>
            </w:r>
          </w:p>
        </w:tc>
        <w:tc>
          <w:tcPr>
            <w:tcW w:w="1500" w:type="dxa"/>
          </w:tcPr>
          <w:p w14:paraId="2602338D">
            <w:pPr>
              <w:spacing w:before="0" w:after="0"/>
              <w:jc w:val="center"/>
            </w:pPr>
            <w:r>
              <w:rPr>
                <w:sz w:val="18"/>
                <w:szCs w:val="18"/>
              </w:rPr>
              <w:t>11/11（完成）</w:t>
            </w:r>
          </w:p>
        </w:tc>
        <w:tc>
          <w:tcPr>
            <w:tcW w:w="1300" w:type="dxa"/>
          </w:tcPr>
          <w:p w14:paraId="248FDB1E">
            <w:pPr>
              <w:spacing w:before="0" w:after="0"/>
              <w:jc w:val="center"/>
            </w:pPr>
            <w:r>
              <w:rPr>
                <w:sz w:val="18"/>
                <w:szCs w:val="18"/>
              </w:rPr>
              <w:t>11周</w:t>
            </w:r>
          </w:p>
        </w:tc>
        <w:tc>
          <w:tcPr>
            <w:tcW w:w="1600" w:type="dxa"/>
          </w:tcPr>
          <w:p w14:paraId="4B66525A">
            <w:pPr>
              <w:spacing w:before="0" w:after="0"/>
              <w:jc w:val="center"/>
            </w:pPr>
            <w:r>
              <w:rPr>
                <w:sz w:val="18"/>
                <w:szCs w:val="18"/>
              </w:rPr>
              <w:t>228</w:t>
            </w:r>
          </w:p>
        </w:tc>
        <w:tc>
          <w:tcPr>
            <w:tcW w:w="1550" w:type="dxa"/>
          </w:tcPr>
          <w:p w14:paraId="35EC2ADD">
            <w:pPr>
              <w:spacing w:before="0" w:after="0"/>
              <w:jc w:val="center"/>
            </w:pPr>
            <w:r>
              <w:rPr>
                <w:sz w:val="18"/>
                <w:szCs w:val="18"/>
              </w:rPr>
              <w:t>478</w:t>
            </w:r>
          </w:p>
        </w:tc>
      </w:tr>
    </w:tbl>
    <w:p w14:paraId="4C3BB463">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b w:val="0"/>
          <w:bCs w:val="0"/>
          <w:color w:val="auto"/>
          <w:kern w:val="0"/>
          <w:sz w:val="24"/>
          <w:szCs w:val="24"/>
          <w:highlight w:val="none"/>
          <w:shd w:val="clear" w:fill="FFFFFF"/>
          <w:lang w:val="en-US" w:eastAsia="zh-CN" w:bidi="ar"/>
        </w:rPr>
      </w:pPr>
      <w:r>
        <w:rPr>
          <w:rFonts w:hint="eastAsia" w:ascii="宋体" w:hAnsi="宋体" w:eastAsia="宋体" w:cs="宋体"/>
          <w:b w:val="0"/>
          <w:bCs w:val="0"/>
          <w:color w:val="auto"/>
          <w:kern w:val="0"/>
          <w:sz w:val="24"/>
          <w:szCs w:val="24"/>
          <w:highlight w:val="none"/>
          <w:shd w:val="clear" w:fill="FFFFFF"/>
          <w:lang w:val="en-US" w:eastAsia="zh-CN" w:bidi="ar"/>
        </w:rPr>
        <w:t>9次正式运行均完成W12—W22的全部11周。随机与兴趣制度按周推进；时序制度在周内依据真实行动时间运行693个非空小时批次，但分析时仍统一聚合为周级观测。</w:t>
      </w:r>
    </w:p>
    <w:p w14:paraId="582291A4">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b w:val="0"/>
          <w:bCs w:val="0"/>
          <w:color w:val="auto"/>
          <w:kern w:val="0"/>
          <w:sz w:val="24"/>
          <w:szCs w:val="24"/>
          <w:highlight w:val="none"/>
          <w:shd w:val="clear" w:fill="FFFFFF"/>
          <w:lang w:val="en-US" w:eastAsia="zh-CN" w:bidi="ar"/>
        </w:rPr>
      </w:pPr>
      <w:r>
        <w:rPr>
          <w:rFonts w:hint="eastAsia" w:ascii="宋体" w:hAnsi="宋体" w:eastAsia="宋体" w:cs="宋体"/>
          <w:b w:val="0"/>
          <w:bCs w:val="0"/>
          <w:color w:val="auto"/>
          <w:kern w:val="0"/>
          <w:sz w:val="24"/>
          <w:szCs w:val="24"/>
          <w:highlight w:val="none"/>
          <w:shd w:val="clear" w:fill="FFFFFF"/>
          <w:lang w:val="en-US" w:eastAsia="zh-CN" w:bidi="ar"/>
        </w:rPr>
        <w:t>三种制度合计生成1904条Agent帖子，形成99个周级run观测点。制度间产出差异是平台—用户循环运行后的结果，不作为实验规模不一致处理。运行完整性通过周进度、智能体状态、环境状态、信息流曝光记录和内容池终态共同核验</w:t>
      </w:r>
      <w:del w:id="298" w:author="张人杰" w:date="2026-09-15T16:58:56Z">
        <w:r>
          <w:rPr>
            <w:rFonts w:hint="eastAsia" w:ascii="宋体" w:hAnsi="宋体" w:eastAsia="宋体" w:cs="宋体"/>
            <w:b w:val="0"/>
            <w:bCs w:val="0"/>
            <w:color w:val="auto"/>
            <w:kern w:val="0"/>
            <w:sz w:val="24"/>
            <w:szCs w:val="24"/>
            <w:highlight w:val="none"/>
            <w:shd w:val="clear" w:fill="FFFFFF"/>
            <w:lang w:val="en-US" w:eastAsia="zh-CN" w:bidi="ar"/>
          </w:rPr>
          <w:delText>；只有完整run进入第四章的生成性评价与制度比较。</w:delText>
        </w:r>
      </w:del>
      <w:ins w:id="299" w:author="张人杰" w:date="2026-09-15T16:58:56Z">
        <w:r>
          <w:rPr>
            <w:rFonts w:hint="eastAsia" w:ascii="宋体" w:hAnsi="宋体" w:eastAsia="宋体" w:cs="宋体"/>
            <w:b w:val="0"/>
            <w:bCs w:val="0"/>
            <w:color w:val="auto"/>
            <w:kern w:val="0"/>
            <w:sz w:val="24"/>
            <w:szCs w:val="24"/>
            <w:highlight w:val="none"/>
            <w:shd w:val="clear" w:fill="FFFFFF"/>
            <w:lang w:val="en-US" w:eastAsia="zh-CN" w:bidi="ar"/>
          </w:rPr>
          <w:t>。</w:t>
        </w:r>
      </w:ins>
    </w:p>
    <w:p w14:paraId="30EA7C4B">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outlineLvl w:val="1"/>
        <w:rPr>
          <w:rFonts w:hint="eastAsia" w:ascii="Times New Roman" w:hAnsi="Times New Roman" w:eastAsia="方正楷体_GBK" w:cs="方正楷体_GBK"/>
          <w:b/>
          <w:bCs/>
          <w:color w:val="auto"/>
          <w:kern w:val="0"/>
          <w:sz w:val="24"/>
          <w:highlight w:val="none"/>
          <w:shd w:val="clear" w:fill="FFFFFF"/>
          <w:lang w:eastAsia="zh-CN" w:bidi="ar"/>
        </w:rPr>
      </w:pPr>
      <w:r>
        <w:rPr>
          <w:rFonts w:hint="eastAsia" w:ascii="Times New Roman" w:hAnsi="Times New Roman" w:eastAsia="方正楷体_GBK" w:cs="方正楷体_GBK"/>
          <w:b/>
          <w:bCs/>
          <w:color w:val="auto"/>
          <w:kern w:val="0"/>
          <w:sz w:val="24"/>
          <w:highlight w:val="none"/>
          <w:shd w:val="clear" w:fill="FFFFFF"/>
          <w:lang w:eastAsia="zh-CN" w:bidi="ar"/>
        </w:rPr>
        <w:t>（</w:t>
      </w:r>
      <w:r>
        <w:rPr>
          <w:rFonts w:hint="eastAsia" w:ascii="Times New Roman" w:hAnsi="Times New Roman" w:eastAsia="方正楷体_GBK" w:cs="方正楷体_GBK"/>
          <w:b/>
          <w:bCs/>
          <w:color w:val="auto"/>
          <w:kern w:val="0"/>
          <w:sz w:val="24"/>
          <w:highlight w:val="none"/>
          <w:shd w:val="clear" w:fill="FFFFFF"/>
          <w:lang w:val="en-US" w:eastAsia="zh-CN" w:bidi="ar"/>
        </w:rPr>
        <w:t>三</w:t>
      </w:r>
      <w:r>
        <w:rPr>
          <w:rFonts w:hint="eastAsia" w:ascii="Times New Roman" w:hAnsi="Times New Roman" w:eastAsia="方正楷体_GBK" w:cs="方正楷体_GBK"/>
          <w:b/>
          <w:bCs/>
          <w:color w:val="auto"/>
          <w:kern w:val="0"/>
          <w:sz w:val="24"/>
          <w:highlight w:val="none"/>
          <w:shd w:val="clear" w:fill="FFFFFF"/>
          <w:lang w:eastAsia="zh-CN" w:bidi="ar"/>
        </w:rPr>
        <w:t>）B、D、R数值推演消融实验</w:t>
      </w:r>
    </w:p>
    <w:p w14:paraId="69D1D1AD">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b w:val="0"/>
          <w:bCs w:val="0"/>
          <w:color w:val="auto"/>
          <w:kern w:val="0"/>
          <w:sz w:val="24"/>
          <w:szCs w:val="24"/>
          <w:highlight w:val="none"/>
          <w:shd w:val="clear" w:fill="FFFFFF"/>
          <w:lang w:val="en-US" w:eastAsia="zh-CN" w:bidi="ar"/>
        </w:rPr>
      </w:pPr>
      <w:r>
        <w:rPr>
          <w:rFonts w:hint="eastAsia" w:ascii="宋体" w:hAnsi="宋体" w:eastAsia="宋体" w:cs="宋体"/>
          <w:b w:val="0"/>
          <w:bCs w:val="0"/>
          <w:color w:val="auto"/>
          <w:kern w:val="0"/>
          <w:sz w:val="24"/>
          <w:szCs w:val="24"/>
          <w:highlight w:val="none"/>
          <w:shd w:val="clear" w:fill="FFFFFF"/>
          <w:lang w:val="en-US" w:eastAsia="zh-CN" w:bidi="ar"/>
        </w:rPr>
        <w:t>为检查表达效用模型的内部结构，本研究在兴趣策展制度下完成B、D、R单因素数值推演消融。四个条件使用相同的100个配对随机种子（3000—3099）、智能体构成和11周窗口，仅关闭指定组成部分，具体操作见表3。</w:t>
      </w:r>
    </w:p>
    <w:p w14:paraId="04D14EF3">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ascii="Times New Roman" w:hAnsi="Times New Roman"/>
        </w:rPr>
      </w:pPr>
      <w:r>
        <w:rPr>
          <w:rFonts w:ascii="Times New Roman" w:hAnsi="Times New Roman"/>
        </w:rPr>
        <w:t>表3　B、D、R数值推演消融实验设置</w:t>
      </w:r>
    </w:p>
    <w:tbl>
      <w:tblPr>
        <w:tblStyle w:val="8"/>
        <w:tblW w:w="850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75" w:type="dxa"/>
          <w:left w:w="70" w:type="dxa"/>
          <w:bottom w:w="75" w:type="dxa"/>
          <w:right w:w="70" w:type="dxa"/>
        </w:tblCellMar>
      </w:tblPr>
      <w:tblGrid>
        <w:gridCol w:w="1100"/>
        <w:gridCol w:w="2700"/>
        <w:gridCol w:w="1900"/>
        <w:gridCol w:w="2800"/>
      </w:tblGrid>
      <w:tr w14:paraId="6993D465">
        <w:trPr>
          <w:cantSplit/>
          <w:tblHeader/>
          <w:jc w:val="center"/>
        </w:trPr>
        <w:tc>
          <w:tcPr>
            <w:tcW w:w="1100" w:type="dxa"/>
            <w:tcBorders>
              <w:bottom w:val="single" w:color="000000" w:sz="6" w:space="0"/>
            </w:tcBorders>
          </w:tcPr>
          <w:p w14:paraId="3CC3F68E">
            <w:pPr>
              <w:spacing w:before="0" w:after="0"/>
              <w:jc w:val="center"/>
            </w:pPr>
            <w:r>
              <w:rPr>
                <w:b/>
                <w:sz w:val="19"/>
                <w:szCs w:val="19"/>
              </w:rPr>
              <w:t>条件</w:t>
            </w:r>
          </w:p>
        </w:tc>
        <w:tc>
          <w:tcPr>
            <w:tcW w:w="2700" w:type="dxa"/>
            <w:tcBorders>
              <w:bottom w:val="single" w:color="000000" w:sz="6" w:space="0"/>
            </w:tcBorders>
          </w:tcPr>
          <w:p w14:paraId="7A7CF6B3">
            <w:pPr>
              <w:spacing w:before="0" w:after="0"/>
              <w:jc w:val="center"/>
            </w:pPr>
            <w:r>
              <w:rPr>
                <w:b/>
                <w:sz w:val="19"/>
                <w:szCs w:val="19"/>
              </w:rPr>
              <w:t>参数操作</w:t>
            </w:r>
          </w:p>
        </w:tc>
        <w:tc>
          <w:tcPr>
            <w:tcW w:w="1900" w:type="dxa"/>
            <w:tcBorders>
              <w:bottom w:val="single" w:color="000000" w:sz="6" w:space="0"/>
            </w:tcBorders>
          </w:tcPr>
          <w:p w14:paraId="7A0ABC70">
            <w:pPr>
              <w:spacing w:before="0" w:after="0"/>
              <w:jc w:val="center"/>
            </w:pPr>
            <w:r>
              <w:rPr>
                <w:b/>
                <w:sz w:val="19"/>
                <w:szCs w:val="19"/>
              </w:rPr>
              <w:t>表达效用</w:t>
            </w:r>
          </w:p>
        </w:tc>
        <w:tc>
          <w:tcPr>
            <w:tcW w:w="2800" w:type="dxa"/>
            <w:tcBorders>
              <w:bottom w:val="single" w:color="000000" w:sz="6" w:space="0"/>
            </w:tcBorders>
          </w:tcPr>
          <w:p w14:paraId="4CE6DA56">
            <w:pPr>
              <w:spacing w:before="0" w:after="0"/>
              <w:jc w:val="center"/>
            </w:pPr>
            <w:r>
              <w:rPr>
                <w:b/>
                <w:sz w:val="19"/>
                <w:szCs w:val="19"/>
              </w:rPr>
              <w:t>识别功能</w:t>
            </w:r>
          </w:p>
        </w:tc>
      </w:tr>
      <w:tr w14:paraId="097BA3B3">
        <w:trPr>
          <w:cantSplit/>
          <w:jc w:val="center"/>
        </w:trPr>
        <w:tc>
          <w:tcPr>
            <w:tcW w:w="1100" w:type="dxa"/>
          </w:tcPr>
          <w:p w14:paraId="044E75B8">
            <w:pPr>
              <w:spacing w:before="0" w:after="0"/>
              <w:jc w:val="center"/>
            </w:pPr>
            <w:r>
              <w:rPr>
                <w:sz w:val="19"/>
                <w:szCs w:val="19"/>
              </w:rPr>
              <w:t>完整</w:t>
            </w:r>
          </w:p>
        </w:tc>
        <w:tc>
          <w:tcPr>
            <w:tcW w:w="2700" w:type="dxa"/>
          </w:tcPr>
          <w:p w14:paraId="6E4E2F92">
            <w:pPr>
              <w:spacing w:before="0" w:after="0"/>
            </w:pPr>
            <w:r>
              <w:rPr>
                <w:sz w:val="19"/>
                <w:szCs w:val="19"/>
              </w:rPr>
              <w:t>保留B、D、R</w:t>
            </w:r>
          </w:p>
        </w:tc>
        <w:tc>
          <w:tcPr>
            <w:tcW w:w="1900" w:type="dxa"/>
          </w:tcPr>
          <w:p w14:paraId="0C0D250A">
            <w:pPr>
              <w:spacing w:before="0" w:after="0"/>
              <w:jc w:val="center"/>
            </w:pPr>
            <w:r>
              <w:rPr>
                <w:sz w:val="19"/>
                <w:szCs w:val="19"/>
              </w:rPr>
              <w:t>U=B+R(D-B)</w:t>
            </w:r>
          </w:p>
        </w:tc>
        <w:tc>
          <w:tcPr>
            <w:tcW w:w="2800" w:type="dxa"/>
          </w:tcPr>
          <w:p w14:paraId="212FF6F6">
            <w:pPr>
              <w:spacing w:before="0" w:after="0"/>
            </w:pPr>
            <w:r>
              <w:rPr>
                <w:sz w:val="19"/>
                <w:szCs w:val="19"/>
              </w:rPr>
              <w:t>作为三项机制共同作用的基准</w:t>
            </w:r>
          </w:p>
        </w:tc>
      </w:tr>
      <w:tr w14:paraId="0BE0E7AC">
        <w:trPr>
          <w:cantSplit/>
          <w:jc w:val="center"/>
        </w:trPr>
        <w:tc>
          <w:tcPr>
            <w:tcW w:w="1100" w:type="dxa"/>
          </w:tcPr>
          <w:p w14:paraId="5C5F4AA5">
            <w:pPr>
              <w:spacing w:before="0" w:after="0"/>
              <w:jc w:val="center"/>
            </w:pPr>
            <w:r>
              <w:rPr>
                <w:sz w:val="19"/>
                <w:szCs w:val="19"/>
              </w:rPr>
              <w:t>去B</w:t>
            </w:r>
          </w:p>
        </w:tc>
        <w:tc>
          <w:tcPr>
            <w:tcW w:w="2700" w:type="dxa"/>
          </w:tcPr>
          <w:p w14:paraId="702B5388">
            <w:pPr>
              <w:spacing w:before="0" w:after="0"/>
            </w:pPr>
            <w:r>
              <w:rPr>
                <w:sz w:val="19"/>
                <w:szCs w:val="19"/>
              </w:rPr>
              <w:t>B=0</w:t>
            </w:r>
          </w:p>
        </w:tc>
        <w:tc>
          <w:tcPr>
            <w:tcW w:w="1900" w:type="dxa"/>
          </w:tcPr>
          <w:p w14:paraId="644D2800">
            <w:pPr>
              <w:spacing w:before="0" w:after="0"/>
              <w:jc w:val="center"/>
            </w:pPr>
            <w:r>
              <w:rPr>
                <w:sz w:val="19"/>
                <w:szCs w:val="19"/>
              </w:rPr>
              <w:t>U=RD</w:t>
            </w:r>
          </w:p>
        </w:tc>
        <w:tc>
          <w:tcPr>
            <w:tcW w:w="2800" w:type="dxa"/>
          </w:tcPr>
          <w:p w14:paraId="579BEDB0">
            <w:pPr>
              <w:spacing w:before="0" w:after="0"/>
            </w:pPr>
            <w:r>
              <w:rPr>
                <w:sz w:val="19"/>
                <w:szCs w:val="19"/>
              </w:rPr>
              <w:t>常态锚点是否维持后期表达</w:t>
            </w:r>
          </w:p>
        </w:tc>
      </w:tr>
      <w:tr w14:paraId="0A3BDCD1">
        <w:trPr>
          <w:cantSplit/>
          <w:jc w:val="center"/>
        </w:trPr>
        <w:tc>
          <w:tcPr>
            <w:tcW w:w="1100" w:type="dxa"/>
          </w:tcPr>
          <w:p w14:paraId="3AD524B2">
            <w:pPr>
              <w:spacing w:before="0" w:after="0"/>
              <w:jc w:val="center"/>
            </w:pPr>
            <w:r>
              <w:rPr>
                <w:sz w:val="19"/>
                <w:szCs w:val="19"/>
              </w:rPr>
              <w:t>去D</w:t>
            </w:r>
          </w:p>
        </w:tc>
        <w:tc>
          <w:tcPr>
            <w:tcW w:w="2700" w:type="dxa"/>
          </w:tcPr>
          <w:p w14:paraId="465BA052">
            <w:pPr>
              <w:spacing w:before="0" w:after="0"/>
            </w:pPr>
            <w:r>
              <w:rPr>
                <w:sz w:val="19"/>
                <w:szCs w:val="19"/>
              </w:rPr>
              <w:t>spiral_scale=0，使D=1</w:t>
            </w:r>
          </w:p>
        </w:tc>
        <w:tc>
          <w:tcPr>
            <w:tcW w:w="1900" w:type="dxa"/>
          </w:tcPr>
          <w:p w14:paraId="7C73E78F">
            <w:pPr>
              <w:spacing w:before="0" w:after="0"/>
              <w:jc w:val="center"/>
            </w:pPr>
            <w:r>
              <w:rPr>
                <w:sz w:val="19"/>
                <w:szCs w:val="19"/>
              </w:rPr>
              <w:t>U=B+R(1-B)</w:t>
            </w:r>
          </w:p>
        </w:tc>
        <w:tc>
          <w:tcPr>
            <w:tcW w:w="2800" w:type="dxa"/>
          </w:tcPr>
          <w:p w14:paraId="413B88CC">
            <w:pPr>
              <w:spacing w:before="0" w:after="0"/>
            </w:pPr>
            <w:r>
              <w:rPr>
                <w:sz w:val="19"/>
                <w:szCs w:val="19"/>
              </w:rPr>
              <w:t>意见气候是否产生选择性激活</w:t>
            </w:r>
          </w:p>
        </w:tc>
      </w:tr>
      <w:tr w14:paraId="4997B7E9">
        <w:trPr>
          <w:cantSplit/>
          <w:jc w:val="center"/>
        </w:trPr>
        <w:tc>
          <w:tcPr>
            <w:tcW w:w="1100" w:type="dxa"/>
          </w:tcPr>
          <w:p w14:paraId="431F2BA0">
            <w:pPr>
              <w:spacing w:before="0" w:after="0"/>
              <w:jc w:val="center"/>
            </w:pPr>
            <w:r>
              <w:rPr>
                <w:sz w:val="19"/>
                <w:szCs w:val="19"/>
              </w:rPr>
              <w:t>去R</w:t>
            </w:r>
          </w:p>
        </w:tc>
        <w:tc>
          <w:tcPr>
            <w:tcW w:w="2700" w:type="dxa"/>
          </w:tcPr>
          <w:p w14:paraId="404175B8">
            <w:pPr>
              <w:spacing w:before="0" w:after="0"/>
            </w:pPr>
            <w:r>
              <w:rPr>
                <w:sz w:val="19"/>
                <w:szCs w:val="19"/>
              </w:rPr>
              <w:t>decay=0，使R=1</w:t>
            </w:r>
          </w:p>
        </w:tc>
        <w:tc>
          <w:tcPr>
            <w:tcW w:w="1900" w:type="dxa"/>
          </w:tcPr>
          <w:p w14:paraId="5A01461A">
            <w:pPr>
              <w:spacing w:before="0" w:after="0"/>
              <w:jc w:val="center"/>
            </w:pPr>
            <w:r>
              <w:rPr>
                <w:sz w:val="19"/>
                <w:szCs w:val="19"/>
              </w:rPr>
              <w:t>U=D</w:t>
            </w:r>
          </w:p>
        </w:tc>
        <w:tc>
          <w:tcPr>
            <w:tcW w:w="2800" w:type="dxa"/>
          </w:tcPr>
          <w:p w14:paraId="5010510C">
            <w:pPr>
              <w:spacing w:before="0" w:after="0"/>
            </w:pPr>
            <w:r>
              <w:rPr>
                <w:sz w:val="19"/>
                <w:szCs w:val="19"/>
              </w:rPr>
              <w:t>注意力余量是否推动事件退潮</w:t>
            </w:r>
          </w:p>
        </w:tc>
      </w:tr>
    </w:tbl>
    <w:p w14:paraId="0FCC4572">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b w:val="0"/>
          <w:bCs w:val="0"/>
          <w:color w:val="auto"/>
          <w:kern w:val="0"/>
          <w:sz w:val="24"/>
          <w:szCs w:val="24"/>
          <w:highlight w:val="none"/>
          <w:shd w:val="clear" w:fill="FFFFFF"/>
          <w:lang w:val="en-US" w:eastAsia="zh-CN" w:bidi="ar"/>
        </w:rPr>
      </w:pPr>
      <w:r>
        <w:rPr>
          <w:rFonts w:hint="eastAsia" w:ascii="宋体" w:hAnsi="宋体" w:eastAsia="宋体" w:cs="宋体"/>
          <w:b w:val="0"/>
          <w:bCs w:val="0"/>
          <w:color w:val="auto"/>
          <w:kern w:val="0"/>
          <w:sz w:val="24"/>
          <w:szCs w:val="24"/>
          <w:highlight w:val="none"/>
          <w:shd w:val="clear" w:fill="FFFFFF"/>
          <w:lang w:val="en-US" w:eastAsia="zh-CN" w:bidi="ar"/>
        </w:rPr>
        <w:t>该组实验复用正式模型中的信息流、意见气候、注意力衰减和门槛判断规则，对完整模型及三个消融条件分别完成100个配对seed的11周推演。各条件除目标组成项外保持一致</w:t>
      </w:r>
      <w:del w:id="300" w:author="张人杰" w:date="2026-09-15T16:59:39Z">
        <w:r>
          <w:rPr>
            <w:rFonts w:hint="eastAsia" w:ascii="宋体" w:hAnsi="宋体" w:eastAsia="宋体" w:cs="宋体"/>
            <w:b w:val="0"/>
            <w:bCs w:val="0"/>
            <w:color w:val="auto"/>
            <w:kern w:val="0"/>
            <w:sz w:val="24"/>
            <w:szCs w:val="24"/>
            <w:highlight w:val="none"/>
            <w:shd w:val="clear" w:fill="FFFFFF"/>
            <w:lang w:val="en-US" w:eastAsia="zh-CN" w:bidi="ar"/>
          </w:rPr>
          <w:delText>，95%区间用于反映重复推演中的Monte Carlo不确定性。</w:delText>
        </w:r>
      </w:del>
      <w:ins w:id="301" w:author="张人杰" w:date="2026-09-15T16:59:39Z">
        <w:r>
          <w:rPr>
            <w:rFonts w:hint="eastAsia" w:ascii="宋体" w:hAnsi="宋体" w:eastAsia="宋体" w:cs="宋体"/>
            <w:b w:val="0"/>
            <w:bCs w:val="0"/>
            <w:color w:val="auto"/>
            <w:kern w:val="0"/>
            <w:sz w:val="24"/>
            <w:szCs w:val="24"/>
            <w:highlight w:val="none"/>
            <w:shd w:val="clear" w:fill="FFFFFF"/>
            <w:lang w:val="en-US" w:eastAsia="zh-CN" w:bidi="ar"/>
          </w:rPr>
          <w:t>。</w:t>
        </w:r>
      </w:ins>
    </w:p>
    <w:p w14:paraId="14DCE136">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outlineLvl w:val="1"/>
        <w:rPr>
          <w:rFonts w:hint="eastAsia" w:ascii="Times New Roman" w:hAnsi="Times New Roman" w:eastAsia="方正楷体_GBK" w:cs="方正楷体_GBK"/>
          <w:b/>
          <w:bCs/>
          <w:color w:val="auto"/>
          <w:kern w:val="0"/>
          <w:sz w:val="24"/>
          <w:highlight w:val="none"/>
          <w:shd w:val="clear" w:fill="FFFFFF"/>
          <w:lang w:eastAsia="zh-CN" w:bidi="ar"/>
        </w:rPr>
      </w:pPr>
      <w:r>
        <w:rPr>
          <w:rFonts w:hint="eastAsia" w:ascii="Times New Roman" w:hAnsi="Times New Roman" w:eastAsia="方正楷体_GBK" w:cs="方正楷体_GBK"/>
          <w:b/>
          <w:bCs/>
          <w:color w:val="auto"/>
          <w:kern w:val="0"/>
          <w:sz w:val="24"/>
          <w:highlight w:val="none"/>
          <w:shd w:val="clear" w:fill="FFFFFF"/>
          <w:lang w:eastAsia="zh-CN" w:bidi="ar"/>
        </w:rPr>
        <w:t>（</w:t>
      </w:r>
      <w:r>
        <w:rPr>
          <w:rFonts w:hint="eastAsia" w:ascii="Times New Roman" w:hAnsi="Times New Roman" w:eastAsia="方正楷体_GBK" w:cs="方正楷体_GBK"/>
          <w:b/>
          <w:bCs/>
          <w:color w:val="auto"/>
          <w:kern w:val="0"/>
          <w:sz w:val="24"/>
          <w:highlight w:val="none"/>
          <w:shd w:val="clear" w:fill="FFFFFF"/>
          <w:lang w:val="en-US" w:eastAsia="zh-CN" w:bidi="ar"/>
        </w:rPr>
        <w:t>四</w:t>
      </w:r>
      <w:r>
        <w:rPr>
          <w:rFonts w:hint="eastAsia" w:ascii="Times New Roman" w:hAnsi="Times New Roman" w:eastAsia="方正楷体_GBK" w:cs="方正楷体_GBK"/>
          <w:b/>
          <w:bCs/>
          <w:color w:val="auto"/>
          <w:kern w:val="0"/>
          <w:sz w:val="24"/>
          <w:highlight w:val="none"/>
          <w:shd w:val="clear" w:fill="FFFFFF"/>
          <w:lang w:eastAsia="zh-CN" w:bidi="ar"/>
        </w:rPr>
        <w:t>）数据产出与分析边界</w:t>
      </w:r>
    </w:p>
    <w:p w14:paraId="399195A1">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b w:val="0"/>
          <w:bCs w:val="0"/>
          <w:color w:val="auto"/>
          <w:kern w:val="0"/>
          <w:sz w:val="24"/>
          <w:szCs w:val="24"/>
          <w:highlight w:val="none"/>
          <w:shd w:val="clear" w:fill="FFFFFF"/>
          <w:lang w:val="en-US" w:eastAsia="zh-CN" w:bidi="ar"/>
        </w:rPr>
      </w:pPr>
      <w:r>
        <w:rPr>
          <w:rFonts w:hint="eastAsia" w:ascii="宋体" w:hAnsi="宋体" w:eastAsia="宋体" w:cs="宋体"/>
          <w:b w:val="0"/>
          <w:bCs w:val="0"/>
          <w:color w:val="auto"/>
          <w:kern w:val="0"/>
          <w:sz w:val="24"/>
          <w:szCs w:val="24"/>
          <w:highlight w:val="none"/>
          <w:shd w:val="clear" w:fill="FFFFFF"/>
          <w:lang w:val="en-US" w:eastAsia="zh-CN" w:bidi="ar"/>
        </w:rPr>
        <w:t>正式运行与数值推演消融实验产生的数据在来源、汇总方式和解释范围上不同。表4集中列出各类数据的主要内容及图表标注方式。</w:t>
      </w:r>
    </w:p>
    <w:p w14:paraId="48BF7F8F">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ascii="Times New Roman" w:hAnsi="Times New Roman"/>
        </w:rPr>
      </w:pPr>
      <w:r>
        <w:rPr>
          <w:rFonts w:ascii="Times New Roman" w:hAnsi="Times New Roman"/>
        </w:rPr>
        <w:t>表4　数据产出、汇总方式与标注口径</w:t>
      </w:r>
    </w:p>
    <w:tbl>
      <w:tblPr>
        <w:tblStyle w:val="8"/>
        <w:tblW w:w="850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75" w:type="dxa"/>
          <w:left w:w="70" w:type="dxa"/>
          <w:bottom w:w="75" w:type="dxa"/>
          <w:right w:w="70" w:type="dxa"/>
        </w:tblCellMar>
      </w:tblPr>
      <w:tblGrid>
        <w:gridCol w:w="1500"/>
        <w:gridCol w:w="2900"/>
        <w:gridCol w:w="2400"/>
        <w:gridCol w:w="1700"/>
      </w:tblGrid>
      <w:tr w14:paraId="3EFD5820">
        <w:trPr>
          <w:cantSplit/>
          <w:tblHeader/>
          <w:jc w:val="center"/>
        </w:trPr>
        <w:tc>
          <w:tcPr>
            <w:tcW w:w="1500" w:type="dxa"/>
            <w:tcBorders>
              <w:bottom w:val="single" w:color="000000" w:sz="6" w:space="0"/>
            </w:tcBorders>
          </w:tcPr>
          <w:p w14:paraId="4EE1B949">
            <w:pPr>
              <w:spacing w:before="0" w:after="0"/>
              <w:jc w:val="center"/>
            </w:pPr>
            <w:r>
              <w:rPr>
                <w:b/>
                <w:sz w:val="19"/>
                <w:szCs w:val="19"/>
              </w:rPr>
              <w:t>数据类别</w:t>
            </w:r>
          </w:p>
        </w:tc>
        <w:tc>
          <w:tcPr>
            <w:tcW w:w="2900" w:type="dxa"/>
            <w:tcBorders>
              <w:bottom w:val="single" w:color="000000" w:sz="6" w:space="0"/>
            </w:tcBorders>
          </w:tcPr>
          <w:p w14:paraId="0E806625">
            <w:pPr>
              <w:spacing w:before="0" w:after="0"/>
              <w:jc w:val="center"/>
            </w:pPr>
            <w:r>
              <w:rPr>
                <w:b/>
                <w:sz w:val="19"/>
                <w:szCs w:val="19"/>
              </w:rPr>
              <w:t>主要内容</w:t>
            </w:r>
          </w:p>
        </w:tc>
        <w:tc>
          <w:tcPr>
            <w:tcW w:w="2400" w:type="dxa"/>
            <w:tcBorders>
              <w:bottom w:val="single" w:color="000000" w:sz="6" w:space="0"/>
            </w:tcBorders>
          </w:tcPr>
          <w:p w14:paraId="72BE190A">
            <w:pPr>
              <w:spacing w:before="0" w:after="0"/>
              <w:jc w:val="center"/>
            </w:pPr>
            <w:r>
              <w:rPr>
                <w:b/>
                <w:sz w:val="19"/>
                <w:szCs w:val="19"/>
              </w:rPr>
              <w:t>汇总方式</w:t>
            </w:r>
          </w:p>
        </w:tc>
        <w:tc>
          <w:tcPr>
            <w:tcW w:w="1700" w:type="dxa"/>
            <w:tcBorders>
              <w:bottom w:val="single" w:color="000000" w:sz="6" w:space="0"/>
            </w:tcBorders>
          </w:tcPr>
          <w:p w14:paraId="22856C58">
            <w:pPr>
              <w:spacing w:before="0" w:after="0"/>
              <w:jc w:val="center"/>
            </w:pPr>
            <w:r>
              <w:rPr>
                <w:b/>
                <w:sz w:val="19"/>
                <w:szCs w:val="19"/>
              </w:rPr>
              <w:t>图表标注</w:t>
            </w:r>
          </w:p>
        </w:tc>
      </w:tr>
      <w:tr w14:paraId="3E661905">
        <w:trPr>
          <w:cantSplit/>
          <w:jc w:val="center"/>
        </w:trPr>
        <w:tc>
          <w:tcPr>
            <w:tcW w:w="1500" w:type="dxa"/>
          </w:tcPr>
          <w:p w14:paraId="7CFE0AAC">
            <w:pPr>
              <w:spacing w:before="0" w:after="0"/>
              <w:jc w:val="center"/>
            </w:pPr>
            <w:r>
              <w:rPr>
                <w:sz w:val="19"/>
                <w:szCs w:val="19"/>
              </w:rPr>
              <w:t>正式模拟</w:t>
            </w:r>
          </w:p>
        </w:tc>
        <w:tc>
          <w:tcPr>
            <w:tcW w:w="2900" w:type="dxa"/>
          </w:tcPr>
          <w:p w14:paraId="5CD0EDE1">
            <w:pPr>
              <w:spacing w:before="0" w:after="0"/>
            </w:pPr>
            <w:r>
              <w:rPr>
                <w:sz w:val="19"/>
                <w:szCs w:val="19"/>
              </w:rPr>
              <w:t>表达决策、效用组成、曝光、Agent-only供给</w:t>
            </w:r>
          </w:p>
        </w:tc>
        <w:tc>
          <w:tcPr>
            <w:tcW w:w="2400" w:type="dxa"/>
          </w:tcPr>
          <w:p w14:paraId="628A3E81">
            <w:pPr>
              <w:spacing w:before="0" w:after="0"/>
            </w:pPr>
            <w:r>
              <w:rPr>
                <w:sz w:val="19"/>
                <w:szCs w:val="19"/>
              </w:rPr>
              <w:t>run内按周×类型汇总，再计算3-seed均值、标准差和范围</w:t>
            </w:r>
          </w:p>
        </w:tc>
        <w:tc>
          <w:tcPr>
            <w:tcW w:w="1700" w:type="dxa"/>
          </w:tcPr>
          <w:p w14:paraId="26D1F1BA">
            <w:pPr>
              <w:spacing w:before="0" w:after="0"/>
              <w:jc w:val="center"/>
            </w:pPr>
            <w:r>
              <w:rPr>
                <w:sz w:val="19"/>
                <w:szCs w:val="19"/>
              </w:rPr>
              <w:t>模拟数据</w:t>
            </w:r>
          </w:p>
        </w:tc>
      </w:tr>
      <w:tr w14:paraId="2B5E2079">
        <w:trPr>
          <w:cantSplit/>
          <w:jc w:val="center"/>
        </w:trPr>
        <w:tc>
          <w:tcPr>
            <w:tcW w:w="1500" w:type="dxa"/>
          </w:tcPr>
          <w:p w14:paraId="39820BAB">
            <w:pPr>
              <w:spacing w:before="0" w:after="0"/>
              <w:jc w:val="center"/>
            </w:pPr>
            <w:r>
              <w:rPr>
                <w:sz w:val="19"/>
                <w:szCs w:val="19"/>
              </w:rPr>
              <w:t>现实观测</w:t>
            </w:r>
          </w:p>
        </w:tc>
        <w:tc>
          <w:tcPr>
            <w:tcW w:w="2900" w:type="dxa"/>
          </w:tcPr>
          <w:p w14:paraId="6E8A6FE0">
            <w:pPr>
              <w:spacing w:before="0" w:after="0"/>
            </w:pPr>
            <w:r>
              <w:rPr>
                <w:sz w:val="19"/>
                <w:szCs w:val="19"/>
              </w:rPr>
              <w:t>三平台人工编码帖文及其类别统计</w:t>
            </w:r>
          </w:p>
        </w:tc>
        <w:tc>
          <w:tcPr>
            <w:tcW w:w="2400" w:type="dxa"/>
          </w:tcPr>
          <w:p w14:paraId="1672232A">
            <w:pPr>
              <w:spacing w:before="0" w:after="0"/>
            </w:pPr>
            <w:r>
              <w:rPr>
                <w:sz w:val="19"/>
                <w:szCs w:val="19"/>
              </w:rPr>
              <w:t>按周与类型计算绝对量和份额</w:t>
            </w:r>
          </w:p>
        </w:tc>
        <w:tc>
          <w:tcPr>
            <w:tcW w:w="1700" w:type="dxa"/>
          </w:tcPr>
          <w:p w14:paraId="57D12FF4">
            <w:pPr>
              <w:spacing w:before="0" w:after="0"/>
              <w:jc w:val="center"/>
            </w:pPr>
            <w:r>
              <w:rPr>
                <w:sz w:val="19"/>
                <w:szCs w:val="19"/>
              </w:rPr>
              <w:t>真实数据</w:t>
            </w:r>
          </w:p>
        </w:tc>
      </w:tr>
      <w:tr w14:paraId="189E3FEC">
        <w:trPr>
          <w:cantSplit/>
          <w:jc w:val="center"/>
        </w:trPr>
        <w:tc>
          <w:tcPr>
            <w:tcW w:w="1500" w:type="dxa"/>
          </w:tcPr>
          <w:p w14:paraId="471E9F70">
            <w:pPr>
              <w:spacing w:before="0" w:after="0"/>
              <w:jc w:val="center"/>
            </w:pPr>
            <w:r>
              <w:rPr>
                <w:sz w:val="19"/>
                <w:szCs w:val="19"/>
              </w:rPr>
              <w:t>合并内容池</w:t>
            </w:r>
          </w:p>
        </w:tc>
        <w:tc>
          <w:tcPr>
            <w:tcW w:w="2900" w:type="dxa"/>
          </w:tcPr>
          <w:p w14:paraId="65DCCE99">
            <w:pPr>
              <w:spacing w:before="0" w:after="0"/>
            </w:pPr>
            <w:r>
              <w:rPr>
                <w:sz w:val="19"/>
                <w:szCs w:val="19"/>
              </w:rPr>
              <w:t>真实注入帖与Agent生成帖</w:t>
            </w:r>
          </w:p>
        </w:tc>
        <w:tc>
          <w:tcPr>
            <w:tcW w:w="2400" w:type="dxa"/>
          </w:tcPr>
          <w:p w14:paraId="55C4A102">
            <w:pPr>
              <w:spacing w:before="0" w:after="0"/>
            </w:pPr>
            <w:r>
              <w:rPr>
                <w:sz w:val="19"/>
                <w:szCs w:val="19"/>
              </w:rPr>
              <w:t>按周统计合并供给绝对量与份额</w:t>
            </w:r>
          </w:p>
        </w:tc>
        <w:tc>
          <w:tcPr>
            <w:tcW w:w="1700" w:type="dxa"/>
          </w:tcPr>
          <w:p w14:paraId="1E067B87">
            <w:pPr>
              <w:spacing w:before="0" w:after="0"/>
              <w:jc w:val="center"/>
            </w:pPr>
            <w:r>
              <w:rPr>
                <w:sz w:val="19"/>
                <w:szCs w:val="19"/>
              </w:rPr>
              <w:t>混合数据</w:t>
            </w:r>
          </w:p>
        </w:tc>
      </w:tr>
      <w:tr w14:paraId="4B245726">
        <w:trPr>
          <w:cantSplit/>
          <w:jc w:val="center"/>
        </w:trPr>
        <w:tc>
          <w:tcPr>
            <w:tcW w:w="1500" w:type="dxa"/>
          </w:tcPr>
          <w:p w14:paraId="0C7359B3">
            <w:pPr>
              <w:spacing w:before="0" w:after="0"/>
              <w:jc w:val="center"/>
            </w:pPr>
            <w:r>
              <w:rPr>
                <w:sz w:val="19"/>
                <w:szCs w:val="19"/>
              </w:rPr>
              <w:t>机制消融</w:t>
            </w:r>
          </w:p>
        </w:tc>
        <w:tc>
          <w:tcPr>
            <w:tcW w:w="2900" w:type="dxa"/>
          </w:tcPr>
          <w:p w14:paraId="4D1A87BF">
            <w:pPr>
              <w:spacing w:before="0" w:after="0"/>
            </w:pPr>
            <w:r>
              <w:rPr>
                <w:sz w:val="19"/>
                <w:szCs w:val="19"/>
              </w:rPr>
              <w:t>B、D、R单因素消融结果</w:t>
            </w:r>
          </w:p>
        </w:tc>
        <w:tc>
          <w:tcPr>
            <w:tcW w:w="2400" w:type="dxa"/>
          </w:tcPr>
          <w:p w14:paraId="634BC869">
            <w:pPr>
              <w:spacing w:before="0" w:after="0"/>
            </w:pPr>
            <w:r>
              <w:rPr>
                <w:sz w:val="19"/>
                <w:szCs w:val="19"/>
              </w:rPr>
              <w:t>100个配对seed的均值与95% Monte Carlo区间</w:t>
            </w:r>
          </w:p>
        </w:tc>
        <w:tc>
          <w:tcPr>
            <w:tcW w:w="1700" w:type="dxa"/>
          </w:tcPr>
          <w:p w14:paraId="62DF5DCE">
            <w:pPr>
              <w:spacing w:before="0" w:after="0"/>
              <w:jc w:val="center"/>
            </w:pPr>
            <w:r>
              <w:rPr>
                <w:sz w:val="19"/>
                <w:szCs w:val="19"/>
              </w:rPr>
              <w:t>模拟数据（数值推演）</w:t>
            </w:r>
          </w:p>
        </w:tc>
      </w:tr>
    </w:tbl>
    <w:p w14:paraId="2032520B">
      <w:pPr>
        <w:widowControl/>
        <w:shd w:val="clear" w:fill="FFFFFF"/>
        <w:spacing w:line="400" w:lineRule="exact"/>
        <w:ind w:firstLine="480" w:firstLineChars="200"/>
        <w:jc w:val="left"/>
        <w:rPr>
          <w:rFonts w:hint="eastAsia" w:ascii="宋体" w:hAnsi="宋体" w:eastAsia="宋体" w:cs="宋体"/>
          <w:b w:val="0"/>
          <w:bCs w:val="0"/>
          <w:color w:val="auto"/>
          <w:kern w:val="0"/>
          <w:sz w:val="24"/>
          <w:szCs w:val="24"/>
          <w:highlight w:val="none"/>
          <w:shd w:val="clear" w:fill="FFFFFF"/>
          <w:lang w:val="en-US" w:eastAsia="zh-CN" w:bidi="ar"/>
        </w:rPr>
      </w:pPr>
      <w:r>
        <w:rPr>
          <w:rFonts w:hint="eastAsia" w:ascii="宋体" w:hAnsi="宋体" w:eastAsia="宋体" w:cs="宋体"/>
          <w:b w:val="0"/>
          <w:bCs w:val="0"/>
          <w:color w:val="auto"/>
          <w:kern w:val="0"/>
          <w:sz w:val="24"/>
          <w:szCs w:val="24"/>
          <w:highlight w:val="none"/>
          <w:shd w:val="clear" w:fill="FFFFFF"/>
          <w:lang w:val="en-US" w:eastAsia="zh-CN" w:bidi="ar"/>
        </w:rPr>
        <w:t>上述数据共同把第二章提出的“</w:t>
      </w:r>
      <w:ins w:id="302" w:author="张人杰" w:date="2026-09-15T20:07:28Z">
        <w:r>
          <w:rPr>
            <w:rFonts w:hint="eastAsia" w:ascii="宋体" w:hAnsi="宋体" w:eastAsia="宋体" w:cs="宋体"/>
            <w:b w:val="0"/>
            <w:bCs w:val="0"/>
            <w:color w:val="auto"/>
            <w:kern w:val="0"/>
            <w:sz w:val="24"/>
            <w:szCs w:val="24"/>
            <w:highlight w:val="none"/>
            <w:shd w:val="clear" w:fill="FFFFFF"/>
            <w:lang w:val="en-US" w:eastAsia="zh-CN" w:bidi="ar"/>
          </w:rPr>
          <w:t>Γ</w:t>
        </w:r>
      </w:ins>
      <w:del w:id="303" w:author="张人杰" w:date="2026-09-15T20:07:28Z">
        <w:r>
          <w:rPr>
            <w:rFonts w:hint="eastAsia" w:ascii="宋体" w:hAnsi="宋体" w:eastAsia="宋体" w:cs="宋体"/>
            <w:b w:val="0"/>
            <w:bCs w:val="0"/>
            <w:color w:val="auto"/>
            <w:kern w:val="0"/>
            <w:sz w:val="24"/>
            <w:szCs w:val="24"/>
            <w:highlight w:val="none"/>
            <w:shd w:val="clear" w:fill="FFFFFF"/>
            <w:lang w:val="en-US" w:eastAsia="zh-CN" w:bidi="ar"/>
          </w:rPr>
          <w:delText>Γ</w:delText>
        </w:r>
      </w:del>
      <w:r>
        <w:rPr>
          <w:rFonts w:hint="eastAsia" w:ascii="宋体" w:hAnsi="宋体" w:eastAsia="宋体" w:cs="宋体"/>
          <w:b w:val="0"/>
          <w:bCs w:val="0"/>
          <w:color w:val="auto"/>
          <w:kern w:val="0"/>
          <w:sz w:val="24"/>
          <w:szCs w:val="24"/>
          <w:highlight w:val="none"/>
          <w:shd w:val="clear" w:fill="FFFFFF"/>
          <w:lang w:val="en-US" w:eastAsia="zh-CN" w:bidi="ar"/>
        </w:rPr>
        <w:t>组织可见性—U决定表达—词表约束生成—内容回流”循环转化为可追溯记录。第四章将在相应口径下检验现实偏移的复现程度及不同制度与行为组成的作用。</w:t>
      </w:r>
    </w:p>
    <w:p w14:paraId="672593D9">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400" w:lineRule="exact"/>
        <w:textAlignment w:val="auto"/>
        <w:outlineLvl w:val="0"/>
        <w:rPr>
          <w:rFonts w:hint="eastAsia" w:ascii="方正黑体_GBK" w:hAnsi="方正黑体_GBK" w:eastAsia="方正黑体_GBK" w:cs="方正黑体_GBK"/>
          <w:b/>
          <w:bCs/>
          <w:color w:val="auto"/>
          <w:kern w:val="0"/>
          <w:sz w:val="28"/>
          <w:szCs w:val="28"/>
          <w:highlight w:val="none"/>
          <w:shd w:val="clear" w:fill="FFFFFF"/>
          <w:lang w:val="en-US" w:eastAsia="zh-CN" w:bidi="ar"/>
        </w:rPr>
      </w:pPr>
      <w:r>
        <w:rPr>
          <w:rFonts w:hint="eastAsia" w:ascii="方正黑体_GBK" w:hAnsi="方正黑体_GBK" w:eastAsia="方正黑体_GBK" w:cs="方正黑体_GBK"/>
          <w:b/>
          <w:bCs/>
          <w:color w:val="auto"/>
          <w:kern w:val="0"/>
          <w:sz w:val="28"/>
          <w:szCs w:val="28"/>
          <w:highlight w:val="none"/>
          <w:shd w:val="clear" w:fill="FFFFFF"/>
          <w:lang w:val="en-US" w:eastAsia="zh-CN" w:bidi="ar"/>
        </w:rPr>
        <w:t>四、仿真结果：现实复现与机制比较</w:t>
      </w:r>
    </w:p>
    <w:p w14:paraId="3127754F">
      <w:pPr>
        <w:widowControl/>
        <w:shd w:val="clear" w:fill="FFFFFF"/>
        <w:spacing w:line="400" w:lineRule="exact"/>
        <w:ind w:firstLine="480" w:firstLineChars="200"/>
        <w:jc w:val="left"/>
        <w:rPr>
          <w:rFonts w:hint="eastAsia" w:ascii="宋体" w:hAnsi="宋体" w:eastAsia="宋体" w:cs="宋体"/>
          <w:b w:val="0"/>
          <w:bCs w:val="0"/>
          <w:color w:val="auto"/>
          <w:kern w:val="0"/>
          <w:sz w:val="24"/>
          <w:szCs w:val="24"/>
          <w:highlight w:val="none"/>
          <w:shd w:val="clear" w:fill="FFFFFF"/>
          <w:lang w:val="en-US" w:eastAsia="zh-CN" w:bidi="ar"/>
        </w:rPr>
      </w:pPr>
      <w:r>
        <w:rPr>
          <w:rFonts w:hint="eastAsia" w:ascii="宋体" w:hAnsi="宋体" w:eastAsia="宋体" w:cs="宋体"/>
          <w:b w:val="0"/>
          <w:bCs w:val="0"/>
          <w:color w:val="auto"/>
          <w:kern w:val="0"/>
          <w:sz w:val="24"/>
          <w:szCs w:val="24"/>
          <w:highlight w:val="none"/>
          <w:shd w:val="clear" w:fill="FFFFFF"/>
          <w:lang w:val="en-US" w:eastAsia="zh-CN" w:bidi="ar"/>
        </w:rPr>
        <w:t>本章以anchored_v1的9次正式AgentSociety/LLM运行作为主要证据，按策展制度汇总3个seed的均值与min–max包络，并与现实基准比较；B、D、R消融实验则报告100个配对seed的数值</w:t>
      </w:r>
      <w:ins w:id="304" w:author="张人杰" w:date="2026-09-15T17:00:19Z">
        <w:r>
          <w:rPr>
            <w:rFonts w:hint="eastAsia" w:ascii="宋体" w:hAnsi="宋体" w:eastAsia="宋体" w:cs="宋体"/>
            <w:b w:val="0"/>
            <w:bCs w:val="0"/>
            <w:color w:val="auto"/>
            <w:kern w:val="0"/>
            <w:sz w:val="24"/>
            <w:szCs w:val="24"/>
            <w:highlight w:val="none"/>
            <w:shd w:val="clear" w:fill="FFFFFF"/>
            <w:lang w:val="en-US" w:eastAsia="zh-CN" w:bidi="ar"/>
          </w:rPr>
          <w:t>仿真</w:t>
        </w:r>
      </w:ins>
      <w:del w:id="305" w:author="张人杰" w:date="2026-09-15T17:00:17Z">
        <w:r>
          <w:rPr>
            <w:rFonts w:hint="eastAsia" w:ascii="宋体" w:hAnsi="宋体" w:eastAsia="宋体" w:cs="宋体"/>
            <w:b w:val="0"/>
            <w:bCs w:val="0"/>
            <w:color w:val="auto"/>
            <w:kern w:val="0"/>
            <w:sz w:val="24"/>
            <w:szCs w:val="24"/>
            <w:highlight w:val="none"/>
            <w:shd w:val="clear" w:fill="FFFFFF"/>
            <w:lang w:val="en-US" w:eastAsia="zh-CN" w:bidi="ar"/>
          </w:rPr>
          <w:delText>推演</w:delText>
        </w:r>
      </w:del>
      <w:r>
        <w:rPr>
          <w:rFonts w:hint="eastAsia" w:ascii="宋体" w:hAnsi="宋体" w:eastAsia="宋体" w:cs="宋体"/>
          <w:b w:val="0"/>
          <w:bCs w:val="0"/>
          <w:color w:val="auto"/>
          <w:kern w:val="0"/>
          <w:sz w:val="24"/>
          <w:szCs w:val="24"/>
          <w:highlight w:val="none"/>
          <w:shd w:val="clear" w:fill="FFFFFF"/>
          <w:lang w:val="en-US" w:eastAsia="zh-CN" w:bidi="ar"/>
        </w:rPr>
        <w:t>结果，用于检验表达效用U各组成项的作用。</w:t>
      </w:r>
    </w:p>
    <w:p w14:paraId="7A310002">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outlineLvl w:val="1"/>
        <w:rPr>
          <w:ins w:id="306" w:author="张人杰" w:date="2026-09-15T18:32:46Z"/>
          <w:rFonts w:hint="eastAsia" w:ascii="Times New Roman" w:hAnsi="Times New Roman" w:eastAsia="方正楷体_GBK" w:cs="方正楷体_GBK"/>
          <w:b/>
          <w:bCs/>
          <w:color w:val="auto"/>
          <w:kern w:val="0"/>
          <w:sz w:val="24"/>
          <w:highlight w:val="none"/>
          <w:shd w:val="clear" w:fill="FFFFFF"/>
          <w:lang w:eastAsia="zh-CN" w:bidi="ar"/>
        </w:rPr>
      </w:pPr>
      <w:r>
        <w:rPr>
          <w:rFonts w:hint="eastAsia" w:ascii="Times New Roman" w:hAnsi="Times New Roman" w:eastAsia="方正楷体_GBK" w:cs="方正楷体_GBK"/>
          <w:b/>
          <w:bCs/>
          <w:color w:val="auto"/>
          <w:kern w:val="0"/>
          <w:sz w:val="24"/>
          <w:highlight w:val="none"/>
          <w:shd w:val="clear" w:fill="FFFFFF"/>
          <w:lang w:eastAsia="zh-CN" w:bidi="ar"/>
        </w:rPr>
        <w:t>（</w:t>
      </w:r>
      <w:r>
        <w:rPr>
          <w:rFonts w:hint="eastAsia" w:ascii="Times New Roman" w:hAnsi="Times New Roman" w:eastAsia="方正楷体_GBK" w:cs="方正楷体_GBK"/>
          <w:b/>
          <w:bCs/>
          <w:color w:val="auto"/>
          <w:kern w:val="0"/>
          <w:sz w:val="24"/>
          <w:highlight w:val="none"/>
          <w:shd w:val="clear" w:fill="FFFFFF"/>
          <w:lang w:val="en-US" w:eastAsia="zh-CN" w:bidi="ar"/>
        </w:rPr>
        <w:t>一</w:t>
      </w:r>
      <w:r>
        <w:rPr>
          <w:rFonts w:hint="eastAsia" w:ascii="Times New Roman" w:hAnsi="Times New Roman" w:eastAsia="方正楷体_GBK" w:cs="方正楷体_GBK"/>
          <w:b/>
          <w:bCs/>
          <w:color w:val="auto"/>
          <w:kern w:val="0"/>
          <w:sz w:val="24"/>
          <w:highlight w:val="none"/>
          <w:shd w:val="clear" w:fill="FFFFFF"/>
          <w:lang w:eastAsia="zh-CN" w:bidi="ar"/>
        </w:rPr>
        <w:t>）</w:t>
      </w:r>
      <w:ins w:id="307" w:author="张人杰" w:date="2026-09-15T18:32:46Z">
        <w:r>
          <w:rPr>
            <w:rFonts w:hint="eastAsia" w:ascii="Times New Roman" w:hAnsi="Times New Roman" w:eastAsia="方正楷体_GBK" w:cs="方正楷体_GBK"/>
            <w:b/>
            <w:bCs/>
            <w:color w:val="auto"/>
            <w:kern w:val="0"/>
            <w:sz w:val="24"/>
            <w:highlight w:val="none"/>
            <w:shd w:val="clear" w:fill="FFFFFF"/>
            <w:lang w:eastAsia="zh-CN" w:bidi="ar"/>
          </w:rPr>
          <w:t>现实复现与整体拟合</w:t>
        </w:r>
      </w:ins>
    </w:p>
    <w:p w14:paraId="7A310003">
      <w:pPr>
        <w:widowControl/>
        <w:shd w:val="clear" w:fill="FFFFFF"/>
        <w:spacing w:line="400" w:lineRule="exact"/>
        <w:ind w:firstLine="480" w:firstLineChars="200"/>
        <w:jc w:val="left"/>
        <w:rPr>
          <w:ins w:id="308" w:author="张人杰" w:date="2026-09-15T18:32:46Z"/>
          <w:rFonts w:hint="eastAsia" w:ascii="宋体" w:hAnsi="宋体" w:eastAsia="宋体" w:cs="宋体"/>
          <w:b w:val="0"/>
          <w:bCs w:val="0"/>
          <w:color w:val="auto"/>
          <w:kern w:val="0"/>
          <w:sz w:val="24"/>
          <w:szCs w:val="24"/>
          <w:highlight w:val="none"/>
          <w:shd w:val="clear" w:fill="FFFFFF"/>
          <w:lang w:val="en-US" w:eastAsia="zh-CN" w:bidi="ar"/>
        </w:rPr>
      </w:pPr>
      <w:ins w:id="309" w:author="张人杰" w:date="2026-09-15T18:32:46Z">
        <w:r>
          <w:rPr>
            <w:rFonts w:hint="eastAsia" w:ascii="宋体" w:hAnsi="宋体" w:eastAsia="宋体" w:cs="宋体"/>
            <w:b w:val="0"/>
            <w:bCs w:val="0"/>
            <w:color w:val="auto"/>
            <w:kern w:val="0"/>
            <w:sz w:val="24"/>
            <w:szCs w:val="24"/>
            <w:highlight w:val="none"/>
            <w:shd w:val="clear" w:fill="FFFFFF"/>
            <w:lang w:val="en-US" w:eastAsia="zh-CN" w:bidi="ar"/>
          </w:rPr>
          <w:t>现实基准中的玩梗份额在W12–W18保持低位，W19开始回升，W20进入快速增长，并在W21–W22维持高位。三种策展制度均复现了W20起爆这一基本相位，说明在共同的现实输入、表达效用U与内容回流机制下，平台—用户循环能够生成与现实相近的表征转移时序。</w:t>
        </w:r>
      </w:ins>
    </w:p>
    <w:p w14:paraId="7A310004">
      <w:pPr>
        <w:widowControl/>
        <w:shd w:val="clear" w:fill="FFFFFF"/>
        <w:spacing w:line="400" w:lineRule="exact"/>
        <w:ind w:firstLine="480" w:firstLineChars="200"/>
        <w:jc w:val="left"/>
        <w:rPr>
          <w:ins w:id="310" w:author="张人杰" w:date="2026-09-15T18:32:46Z"/>
          <w:rFonts w:hint="eastAsia" w:ascii="宋体" w:hAnsi="宋体" w:eastAsia="宋体" w:cs="宋体"/>
          <w:b w:val="0"/>
          <w:bCs w:val="0"/>
          <w:color w:val="auto"/>
          <w:kern w:val="0"/>
          <w:sz w:val="24"/>
          <w:szCs w:val="24"/>
          <w:highlight w:val="none"/>
          <w:shd w:val="clear" w:fill="FFFFFF"/>
          <w:lang w:val="en-US" w:eastAsia="zh-CN" w:bidi="ar"/>
        </w:rPr>
      </w:pPr>
      <w:ins w:id="311" w:author="张人杰" w:date="2026-09-15T18:32:46Z">
        <w:r>
          <w:rPr>
            <w:rFonts w:hint="eastAsia" w:ascii="宋体" w:hAnsi="宋体" w:eastAsia="宋体" w:cs="宋体"/>
            <w:b w:val="0"/>
            <w:bCs w:val="0"/>
            <w:color w:val="auto"/>
            <w:kern w:val="0"/>
            <w:sz w:val="24"/>
            <w:szCs w:val="24"/>
            <w:highlight w:val="none"/>
            <w:shd w:val="clear" w:fill="FFFFFF"/>
            <w:lang w:val="en-US" w:eastAsia="zh-CN" w:bidi="ar"/>
          </w:rPr>
          <w:t>受限多变量DTW</w:t>
        </w:r>
      </w:ins>
      <w:r>
        <w:rPr>
          <w:rStyle w:val="10"/>
          <w:rFonts w:hint="eastAsia" w:ascii="宋体" w:hAnsi="宋体" w:eastAsia="宋体" w:cs="宋体"/>
          <w:b w:val="0"/>
          <w:bCs w:val="0"/>
          <w:color w:val="auto"/>
          <w:kern w:val="0"/>
          <w:sz w:val="24"/>
          <w:szCs w:val="24"/>
          <w:highlight w:val="none"/>
          <w:shd w:val="clear" w:fill="FFFFFF"/>
          <w:lang w:val="en-US" w:eastAsia="zh-CN" w:bidi="ar"/>
        </w:rPr>
        <w:t>[</w:t>
      </w:r>
      <w:r>
        <w:rPr>
          <w:rStyle w:val="10"/>
          <w:rFonts w:hint="eastAsia" w:ascii="宋体" w:hAnsi="宋体" w:eastAsia="宋体" w:cs="宋体"/>
          <w:b w:val="0"/>
          <w:bCs w:val="0"/>
          <w:color w:val="auto"/>
          <w:kern w:val="0"/>
          <w:sz w:val="24"/>
          <w:szCs w:val="24"/>
          <w:highlight w:val="none"/>
          <w:shd w:val="clear" w:fill="FFFFFF"/>
          <w:lang w:val="en-US" w:eastAsia="zh-CN" w:bidi="ar"/>
        </w:rPr>
        <w:endnoteReference w:id="27"/>
      </w:r>
      <w:r>
        <w:rPr>
          <w:rStyle w:val="10"/>
          <w:rFonts w:hint="eastAsia" w:ascii="宋体" w:hAnsi="宋体" w:eastAsia="宋体" w:cs="宋体"/>
          <w:b w:val="0"/>
          <w:bCs w:val="0"/>
          <w:color w:val="auto"/>
          <w:kern w:val="0"/>
          <w:sz w:val="24"/>
          <w:szCs w:val="24"/>
          <w:highlight w:val="none"/>
          <w:shd w:val="clear" w:fill="FFFFFF"/>
          <w:lang w:val="en-US" w:eastAsia="zh-CN" w:bidi="ar"/>
        </w:rPr>
        <w:t>][</w:t>
      </w:r>
      <w:r>
        <w:rPr>
          <w:rStyle w:val="10"/>
          <w:rFonts w:hint="eastAsia" w:ascii="宋体" w:hAnsi="宋体" w:eastAsia="宋体" w:cs="宋体"/>
          <w:b w:val="0"/>
          <w:bCs w:val="0"/>
          <w:color w:val="auto"/>
          <w:kern w:val="0"/>
          <w:sz w:val="24"/>
          <w:szCs w:val="24"/>
          <w:highlight w:val="none"/>
          <w:shd w:val="clear" w:fill="FFFFFF"/>
          <w:lang w:val="en-US" w:eastAsia="zh-CN" w:bidi="ar"/>
        </w:rPr>
        <w:endnoteReference w:id="28"/>
      </w:r>
      <w:r>
        <w:rPr>
          <w:rStyle w:val="10"/>
          <w:rFonts w:hint="eastAsia" w:ascii="宋体" w:hAnsi="宋体" w:eastAsia="宋体" w:cs="宋体"/>
          <w:b w:val="0"/>
          <w:bCs w:val="0"/>
          <w:color w:val="auto"/>
          <w:kern w:val="0"/>
          <w:sz w:val="24"/>
          <w:szCs w:val="24"/>
          <w:highlight w:val="none"/>
          <w:shd w:val="clear" w:fill="FFFFFF"/>
          <w:lang w:val="en-US" w:eastAsia="zh-CN" w:bidi="ar"/>
        </w:rPr>
        <w:t>]</w:t>
      </w:r>
      <w:ins w:id="312" w:author="张人杰" w:date="2026-09-15T18:32:46Z">
        <w:r>
          <w:rPr>
            <w:rFonts w:hint="eastAsia" w:ascii="宋体" w:hAnsi="宋体" w:eastAsia="宋体" w:cs="宋体"/>
            <w:b w:val="0"/>
            <w:bCs w:val="0"/>
            <w:color w:val="auto"/>
            <w:kern w:val="0"/>
            <w:sz w:val="24"/>
            <w:szCs w:val="24"/>
            <w:highlight w:val="none"/>
            <w:shd w:val="clear" w:fill="FFFFFF"/>
            <w:lang w:val="en-US" w:eastAsia="zh-CN" w:bidi="ar"/>
          </w:rPr>
          <w:t>结果显示，兴趣、随机和时序制度相对现实五类构成轨迹的平均距离分别为22.0、23.7和27.0，兴趣推荐的平均距离最低。三个兴趣seed的取值范围为19.6—24.3，随机制度为19.9—26.9，两者存在重叠；时序制度为24.3—30.6。因此，该结果支持兴趣推荐在当前9次正式运行中的相对拟合优势，但不构成统计显著性判断。单看玩梗类别的终点，W22现实份额为63.0%，随机、时序和兴趣制度分别为44.3%、83.9%和83.9%。这说明整体距离最低并不意味着每一个周次或类别都最接近现实。</w:t>
        </w:r>
      </w:ins>
    </w:p>
    <w:p w14:paraId="7A310005">
      <w:pPr>
        <w:keepNext w:val="0"/>
        <w:pageBreakBefore w:val="0"/>
        <w:widowControl/>
        <w:shd w:val="clear" w:fill="FFFFFF"/>
        <w:spacing w:before="0" w:after="0" w:line="400" w:lineRule="exact"/>
        <w:ind w:firstLine="480" w:firstLineChars="200"/>
        <w:jc w:val="left"/>
        <w:rPr>
          <w:ins w:id="313" w:author="张人杰" w:date="2026-09-15T18:35:53Z"/>
          <w:rFonts w:hint="eastAsia" w:ascii="宋体" w:hAnsi="宋体" w:eastAsia="宋体" w:cs="宋体"/>
          <w:b w:val="0"/>
          <w:bCs w:val="0"/>
          <w:color w:val="auto"/>
          <w:kern w:val="0"/>
          <w:sz w:val="24"/>
          <w:szCs w:val="24"/>
          <w:highlight w:val="none"/>
          <w:shd w:val="clear" w:fill="FFFFFF"/>
          <w:lang w:val="en-US" w:eastAsia="zh-CN" w:bidi="ar"/>
        </w:rPr>
      </w:pPr>
      <w:ins w:id="314" w:author="张人杰" w:date="2026-09-15T18:32:46Z">
        <w:r>
          <w:rPr>
            <w:rFonts w:hint="eastAsia" w:ascii="宋体" w:hAnsi="宋体" w:eastAsia="宋体" w:cs="宋体"/>
            <w:b w:val="0"/>
            <w:bCs w:val="0"/>
            <w:color w:val="auto"/>
            <w:kern w:val="0"/>
            <w:sz w:val="24"/>
            <w:szCs w:val="24"/>
            <w:highlight w:val="none"/>
            <w:shd w:val="clear" w:fill="FFFFFF"/>
            <w:lang w:val="en-US" w:eastAsia="zh-CN" w:bidi="ar"/>
          </w:rPr>
          <w:t>图</w:t>
        </w:r>
      </w:ins>
      <w:r>
        <w:rPr>
          <w:rFonts w:hint="eastAsia" w:ascii="宋体" w:hAnsi="宋体" w:eastAsia="宋体" w:cs="宋体"/>
          <w:b w:val="0"/>
          <w:bCs w:val="0"/>
          <w:color w:val="auto"/>
          <w:kern w:val="0"/>
          <w:sz w:val="24"/>
          <w:szCs w:val="24"/>
          <w:highlight w:val="none"/>
          <w:shd w:val="clear" w:fill="FFFFFF"/>
          <w:lang w:val="en-US" w:eastAsia="zh-CN" w:bidi="ar"/>
        </w:rPr>
        <w:t>2</w:t>
      </w:r>
      <w:ins w:id="315" w:author="张人杰" w:date="2026-09-15T18:32:46Z">
        <w:r>
          <w:rPr>
            <w:rFonts w:hint="eastAsia" w:ascii="宋体" w:hAnsi="宋体" w:eastAsia="宋体" w:cs="宋体"/>
            <w:b w:val="0"/>
            <w:bCs w:val="0"/>
            <w:color w:val="auto"/>
            <w:kern w:val="0"/>
            <w:sz w:val="24"/>
            <w:szCs w:val="24"/>
            <w:highlight w:val="none"/>
            <w:shd w:val="clear" w:fill="FFFFFF"/>
            <w:lang w:val="en-US" w:eastAsia="zh-CN" w:bidi="ar"/>
          </w:rPr>
          <w:t>先并列现实基准与三种制度的五类构成轨迹，再汇总各seed的DTW距离。兴趣制度较完整地捕捉了W13悼念峰值与W20玩梗加速两个关键相位</w:t>
        </w:r>
      </w:ins>
      <w:r>
        <w:rPr>
          <w:rStyle w:val="10"/>
          <w:rFonts w:hint="eastAsia" w:ascii="宋体" w:hAnsi="宋体" w:eastAsia="宋体" w:cs="宋体"/>
          <w:b w:val="0"/>
          <w:bCs w:val="0"/>
          <w:color w:val="auto"/>
          <w:kern w:val="0"/>
          <w:sz w:val="24"/>
          <w:szCs w:val="24"/>
          <w:highlight w:val="none"/>
          <w:shd w:val="clear" w:fill="FFFFFF"/>
          <w:lang w:val="en-US" w:eastAsia="zh-CN" w:bidi="ar"/>
        </w:rPr>
        <w:t>[</w:t>
      </w:r>
      <w:r>
        <w:rPr>
          <w:rStyle w:val="10"/>
          <w:rFonts w:hint="eastAsia" w:ascii="宋体" w:hAnsi="宋体" w:eastAsia="宋体" w:cs="宋体"/>
          <w:b w:val="0"/>
          <w:bCs w:val="0"/>
          <w:color w:val="auto"/>
          <w:kern w:val="0"/>
          <w:sz w:val="24"/>
          <w:szCs w:val="24"/>
          <w:highlight w:val="none"/>
          <w:shd w:val="clear" w:fill="FFFFFF"/>
          <w:lang w:val="en-US" w:eastAsia="zh-CN" w:bidi="ar"/>
        </w:rPr>
        <w:endnoteReference w:id="29"/>
      </w:r>
      <w:r>
        <w:rPr>
          <w:rStyle w:val="10"/>
          <w:rFonts w:hint="eastAsia" w:ascii="宋体" w:hAnsi="宋体" w:eastAsia="宋体" w:cs="宋体"/>
          <w:b w:val="0"/>
          <w:bCs w:val="0"/>
          <w:color w:val="auto"/>
          <w:kern w:val="0"/>
          <w:sz w:val="24"/>
          <w:szCs w:val="24"/>
          <w:highlight w:val="none"/>
          <w:shd w:val="clear" w:fill="FFFFFF"/>
          <w:lang w:val="en-US" w:eastAsia="zh-CN" w:bidi="ar"/>
        </w:rPr>
        <w:t>]</w:t>
      </w:r>
      <w:ins w:id="316" w:author="张人杰" w:date="2026-09-15T18:32:46Z">
        <w:r>
          <w:rPr>
            <w:rFonts w:hint="eastAsia" w:ascii="宋体" w:hAnsi="宋体" w:eastAsia="宋体" w:cs="宋体"/>
            <w:b w:val="0"/>
            <w:bCs w:val="0"/>
            <w:color w:val="auto"/>
            <w:kern w:val="0"/>
            <w:sz w:val="24"/>
            <w:szCs w:val="24"/>
            <w:highlight w:val="none"/>
            <w:shd w:val="clear" w:fill="FFFFFF"/>
            <w:lang w:val="en-US" w:eastAsia="zh-CN" w:bidi="ar"/>
          </w:rPr>
          <w:t>；随机制度明显低估后段玩梗供给，时序与兴趣制度则高估终点份额。兴趣制度在这些局部偏差并存的情况下仍取得最低平均DTW距离，因而更适合作为后续机制分析的主要拟合结果。</w:t>
        </w:r>
      </w:ins>
    </w:p>
    <w:p w14:paraId="7112AB8C">
      <w:pPr>
        <w:keepNext w:val="0"/>
        <w:pageBreakBefore w:val="0"/>
        <w:spacing w:before="0" w:after="0"/>
        <w:ind w:firstLine="0"/>
        <w:jc w:val="center"/>
        <w:rPr>
          <w:ins w:id="317" w:author="张人杰" w:date="2026-09-15T18:32:46Z"/>
        </w:rPr>
      </w:pPr>
      <w:ins w:id="318" w:author="张人杰" w:date="2026-09-15T18:42:07Z">
        <w:r>
          <w:rPr/>
          <w:drawing>
            <wp:inline distT="0" distB="0" distL="114300" distR="114300">
              <wp:extent cx="5136515" cy="4613910"/>
              <wp:effectExtent l="0" t="0" r="19685" b="889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0"/>
                      <a:stretch>
                        <a:fillRect/>
                      </a:stretch>
                    </pic:blipFill>
                    <pic:spPr>
                      <a:xfrm>
                        <a:off x="0" y="0"/>
                        <a:ext cx="5136515" cy="4613910"/>
                      </a:xfrm>
                      <a:prstGeom prst="rect">
                        <a:avLst/>
                      </a:prstGeom>
                      <a:noFill/>
                      <a:ln>
                        <a:noFill/>
                      </a:ln>
                    </pic:spPr>
                  </pic:pic>
                </a:graphicData>
              </a:graphic>
            </wp:inline>
          </w:drawing>
        </w:r>
      </w:ins>
    </w:p>
    <w:p w14:paraId="7A310006">
      <w:pPr>
        <w:keepNext w:val="0"/>
        <w:keepLines w:val="0"/>
        <w:pageBreakBefore w:val="0"/>
        <w:widowControl w:val="0"/>
        <w:kinsoku/>
        <w:wordWrap/>
        <w:overflowPunct/>
        <w:topLinePunct w:val="0"/>
        <w:autoSpaceDE/>
        <w:autoSpaceDN/>
        <w:bidi w:val="0"/>
        <w:adjustRightInd/>
        <w:snapToGrid/>
        <w:spacing w:line="480" w:lineRule="auto"/>
        <w:jc w:val="center"/>
        <w:textAlignment w:val="auto"/>
        <w:rPr>
          <w:ins w:id="320" w:author="张人杰" w:date="2026-09-15T18:32:46Z"/>
          <w:rFonts w:ascii="Times New Roman" w:hAnsi="Times New Roman"/>
        </w:rPr>
      </w:pPr>
      <w:ins w:id="321" w:author="张人杰" w:date="2026-09-15T18:32:46Z">
        <w:r>
          <w:rPr>
            <w:rFonts w:ascii="Times New Roman" w:hAnsi="Times New Roman"/>
          </w:rPr>
          <w:t>图</w:t>
        </w:r>
      </w:ins>
      <w:r>
        <w:rPr>
          <w:rFonts w:hint="eastAsia" w:ascii="Times New Roman" w:hAnsi="Times New Roman"/>
          <w:lang w:val="en-US" w:eastAsia="zh-CN"/>
        </w:rPr>
        <w:t>2</w:t>
      </w:r>
      <w:ins w:id="322" w:author="张人杰" w:date="2026-09-15T18:32:46Z">
        <w:r>
          <w:rPr>
            <w:rFonts w:ascii="Times New Roman" w:hAnsi="Times New Roman"/>
          </w:rPr>
          <w:t>　五类表征轨迹的现实复现与受限多变量DTW拟合</w:t>
        </w:r>
      </w:ins>
    </w:p>
    <w:p w14:paraId="38F2FDCC">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outlineLvl w:val="1"/>
        <w:rPr>
          <w:rFonts w:hint="eastAsia" w:ascii="Times New Roman" w:hAnsi="Times New Roman" w:eastAsia="方正楷体_GBK" w:cs="方正楷体_GBK"/>
          <w:b/>
          <w:bCs/>
          <w:color w:val="auto"/>
          <w:kern w:val="0"/>
          <w:sz w:val="24"/>
          <w:highlight w:val="none"/>
          <w:shd w:val="clear" w:fill="FFFFFF"/>
          <w:lang w:eastAsia="zh-CN" w:bidi="ar"/>
        </w:rPr>
      </w:pPr>
      <w:r>
        <w:rPr>
          <w:rFonts w:hint="eastAsia" w:ascii="Times New Roman" w:hAnsi="Times New Roman" w:eastAsia="方正楷体_GBK" w:cs="方正楷体_GBK"/>
          <w:b/>
          <w:bCs/>
          <w:color w:val="auto"/>
          <w:kern w:val="0"/>
          <w:sz w:val="24"/>
          <w:highlight w:val="none"/>
          <w:shd w:val="clear" w:fill="FFFFFF"/>
          <w:lang w:eastAsia="zh-CN" w:bidi="ar"/>
        </w:rPr>
        <w:t>（</w:t>
      </w:r>
      <w:r>
        <w:rPr>
          <w:rFonts w:hint="eastAsia" w:ascii="Times New Roman" w:hAnsi="Times New Roman" w:eastAsia="方正楷体_GBK" w:cs="方正楷体_GBK"/>
          <w:b/>
          <w:bCs/>
          <w:color w:val="auto"/>
          <w:kern w:val="0"/>
          <w:sz w:val="24"/>
          <w:highlight w:val="none"/>
          <w:shd w:val="clear" w:fill="FFFFFF"/>
          <w:lang w:val="en-US" w:eastAsia="zh-CN" w:bidi="ar"/>
        </w:rPr>
        <w:t>二</w:t>
      </w:r>
      <w:r>
        <w:rPr>
          <w:rFonts w:hint="eastAsia" w:ascii="Times New Roman" w:hAnsi="Times New Roman" w:eastAsia="方正楷体_GBK" w:cs="方正楷体_GBK"/>
          <w:b/>
          <w:bCs/>
          <w:color w:val="auto"/>
          <w:kern w:val="0"/>
          <w:sz w:val="24"/>
          <w:highlight w:val="none"/>
          <w:shd w:val="clear" w:fill="FFFFFF"/>
          <w:lang w:eastAsia="zh-CN" w:bidi="ar"/>
        </w:rPr>
        <w:t>）平台可见性配置、用户表达与内容回流</w:t>
      </w:r>
    </w:p>
    <w:p w14:paraId="4B7FA58C">
      <w:pPr>
        <w:keepNext w:val="0"/>
        <w:pageBreakBefore w:val="0"/>
        <w:widowControl/>
        <w:shd w:val="clear" w:fill="FFFFFF"/>
        <w:spacing w:before="0" w:after="0" w:line="400" w:lineRule="exact"/>
        <w:ind w:firstLine="480" w:firstLineChars="200"/>
        <w:jc w:val="left"/>
        <w:rPr>
          <w:del w:id="323" w:author="张人杰" w:date="2026-09-15T20:13:54Z"/>
          <w:rFonts w:hint="eastAsia" w:ascii="宋体" w:hAnsi="宋体" w:eastAsia="宋体" w:cs="宋体"/>
          <w:b w:val="0"/>
          <w:bCs w:val="0"/>
          <w:color w:val="auto"/>
          <w:kern w:val="0"/>
          <w:sz w:val="24"/>
          <w:szCs w:val="24"/>
          <w:highlight w:val="none"/>
          <w:shd w:val="clear" w:fill="FFFFFF"/>
          <w:lang w:val="en-US" w:eastAsia="zh-CN" w:bidi="ar"/>
        </w:rPr>
      </w:pPr>
      <w:r>
        <w:rPr>
          <w:rFonts w:hint="eastAsia" w:ascii="宋体" w:hAnsi="宋体" w:eastAsia="宋体" w:cs="宋体"/>
          <w:b w:val="0"/>
          <w:bCs w:val="0"/>
          <w:color w:val="auto"/>
          <w:kern w:val="0"/>
          <w:sz w:val="24"/>
          <w:szCs w:val="24"/>
          <w:highlight w:val="none"/>
          <w:shd w:val="clear" w:fill="FFFFFF"/>
          <w:lang w:val="en-US" w:eastAsia="zh-CN" w:bidi="ar"/>
        </w:rPr>
        <w:t>本节</w:t>
      </w:r>
      <w:del w:id="324" w:author="张人杰" w:date="2026-09-15T20:06:37Z">
        <w:r>
          <w:rPr>
            <w:rFonts w:hint="eastAsia" w:ascii="宋体" w:hAnsi="宋体" w:eastAsia="宋体" w:cs="宋体"/>
            <w:b w:val="0"/>
            <w:bCs w:val="0"/>
            <w:color w:val="auto"/>
            <w:kern w:val="0"/>
            <w:sz w:val="24"/>
            <w:szCs w:val="24"/>
            <w:highlight w:val="none"/>
            <w:shd w:val="clear" w:fill="FFFFFF"/>
            <w:lang w:val="en-US" w:eastAsia="zh-CN" w:bidi="ar"/>
          </w:rPr>
          <w:delText>不再比较三种制度对现实表征轨迹的整体拟合程度，而是</w:delText>
        </w:r>
      </w:del>
      <w:r>
        <w:rPr>
          <w:rFonts w:hint="eastAsia" w:ascii="宋体" w:hAnsi="宋体" w:eastAsia="宋体" w:cs="宋体"/>
          <w:b w:val="0"/>
          <w:bCs w:val="0"/>
          <w:color w:val="auto"/>
          <w:kern w:val="0"/>
          <w:sz w:val="24"/>
          <w:szCs w:val="24"/>
          <w:highlight w:val="none"/>
          <w:shd w:val="clear" w:fill="FFFFFF"/>
          <w:lang w:val="en-US" w:eastAsia="zh-CN" w:bidi="ar"/>
        </w:rPr>
        <w:t>沿“混合供给—平台曝光—用户表达—内容回流”的顺序，考察不同表征轨迹如何在平台—用户交互过程中形成。</w:t>
      </w:r>
      <w:ins w:id="325" w:author="张人杰" w:date="2026-09-15T20:13:54Z">
        <w:r>
          <w:rPr>
            <w:rFonts w:hint="eastAsia" w:ascii="宋体" w:hAnsi="宋体" w:eastAsia="宋体" w:cs="宋体"/>
            <w:b w:val="0"/>
            <w:bCs w:val="0"/>
            <w:color w:val="auto"/>
            <w:kern w:val="0"/>
            <w:sz w:val="24"/>
            <w:szCs w:val="24"/>
            <w:highlight w:val="none"/>
            <w:shd w:val="clear" w:fill="FFFFFF"/>
            <w:lang w:val="en-US" w:eastAsia="zh-CN" w:bidi="ar"/>
          </w:rPr>
          <w:t>图5a展示了平台可见性配置、用户表达与内容回流之间的关系。Random制度下，玩梗内容的曝光、玩梗型Agent发言率和内容回流均处于较低水平；Chronological和Interest制度则在W20—W22形成了明显的玩梗增长。W22，Chronological制度的玩梗曝光高于Interest制度（71.2%和59.9%），但Interest制度下玩梗型Agent的发言率更高（91.2%和82.5%），玩梗内容回流量也更多。这说明用户表达不仅取决于总体曝光量，还受到平台如何将内容配置给不同用户的影响。</w:t>
        </w:r>
      </w:ins>
      <w:del w:id="326" w:author="张人杰" w:date="2026-09-15T20:13:54Z">
        <w:r>
          <w:rPr>
            <w:rFonts w:hint="eastAsia" w:ascii="宋体" w:hAnsi="宋体" w:eastAsia="宋体" w:cs="宋体"/>
            <w:b w:val="0"/>
            <w:bCs w:val="0"/>
            <w:color w:val="auto"/>
            <w:kern w:val="0"/>
            <w:sz w:val="24"/>
            <w:szCs w:val="24"/>
            <w:highlight w:val="none"/>
            <w:shd w:val="clear" w:fill="FFFFFF"/>
            <w:lang w:val="en-US" w:eastAsia="zh-CN" w:bidi="ar"/>
          </w:rPr>
          <w:delText>图5a选取玩梗内容二次增长启动的W20和后段终点W22，将三种策展制度在上述四个环节中的结果并列呈现。图中连线表示机制发生的先后关系；由于各指标的统计分母不同，不应将其理解为同一数量在不同环节之间的转化率。</w:delText>
        </w:r>
      </w:del>
    </w:p>
    <w:p w14:paraId="2217F2CE">
      <w:pPr>
        <w:keepNext w:val="0"/>
        <w:pageBreakBefore w:val="0"/>
        <w:widowControl/>
        <w:shd w:val="clear" w:fill="FFFFFF"/>
        <w:spacing w:before="0" w:after="0" w:line="400" w:lineRule="exact"/>
        <w:ind w:firstLine="480" w:firstLineChars="200"/>
        <w:jc w:val="left"/>
        <w:rPr>
          <w:del w:id="327" w:author="张人杰" w:date="2026-09-15T20:13:54Z"/>
          <w:rFonts w:hint="eastAsia" w:ascii="宋体" w:hAnsi="宋体" w:eastAsia="宋体" w:cs="宋体"/>
          <w:b w:val="0"/>
          <w:bCs w:val="0"/>
          <w:color w:val="auto"/>
          <w:kern w:val="0"/>
          <w:sz w:val="24"/>
          <w:szCs w:val="24"/>
          <w:highlight w:val="none"/>
          <w:shd w:val="clear" w:fill="FFFFFF"/>
          <w:lang w:val="en-US" w:eastAsia="zh-CN" w:bidi="ar"/>
        </w:rPr>
      </w:pPr>
      <w:del w:id="328" w:author="张人杰" w:date="2026-09-15T20:13:54Z">
        <w:r>
          <w:rPr>
            <w:rFonts w:hint="eastAsia" w:ascii="宋体" w:hAnsi="宋体" w:eastAsia="宋体" w:cs="宋体"/>
            <w:b w:val="0"/>
            <w:bCs w:val="0"/>
            <w:color w:val="auto"/>
            <w:kern w:val="0"/>
            <w:sz w:val="24"/>
            <w:szCs w:val="24"/>
            <w:highlight w:val="none"/>
            <w:shd w:val="clear" w:fill="FFFFFF"/>
            <w:lang w:val="en-US" w:eastAsia="zh-CN" w:bidi="ar"/>
          </w:rPr>
          <w:delText>在可见性配置环节，W22混合供给中的玩梗内容份额在Random、Chronological和Interest制度下分别为55.6%、69.5%和70.2%；经过平台策展制度Γ生成个体信息流后，玩梗内容的总体曝光份额分别为8.9%、71.2%和59.9%。以“曝光份额减混合供给份额”计算描述性策展差值，三种制度分别为−46.7、+1.7和−10.2个百分点。这说明三种制度将既有内容供给转化为用户可见信息的方式存在明显差异。需要强调的是，该差值同时受到候选池组织方式和分发规则影响，只用于描述供给结构与曝光结构之间的变化，不能解释为推荐算法的净放大效应。</w:delText>
        </w:r>
      </w:del>
    </w:p>
    <w:p w14:paraId="78F8DE8C">
      <w:pPr>
        <w:keepNext w:val="0"/>
        <w:pageBreakBefore w:val="0"/>
        <w:widowControl/>
        <w:shd w:val="clear" w:fill="FFFFFF"/>
        <w:spacing w:before="0" w:after="0" w:line="400" w:lineRule="exact"/>
        <w:ind w:firstLine="480" w:firstLineChars="200"/>
        <w:jc w:val="left"/>
        <w:rPr>
          <w:del w:id="329" w:author="张人杰" w:date="2026-09-15T20:13:54Z"/>
          <w:rFonts w:hint="eastAsia" w:ascii="宋体" w:hAnsi="宋体" w:eastAsia="宋体" w:cs="宋体"/>
          <w:b w:val="0"/>
          <w:bCs w:val="0"/>
          <w:color w:val="auto"/>
          <w:kern w:val="0"/>
          <w:sz w:val="24"/>
          <w:szCs w:val="24"/>
          <w:highlight w:val="none"/>
          <w:shd w:val="clear" w:fill="FFFFFF"/>
          <w:lang w:val="en-US" w:eastAsia="zh-CN" w:bidi="ar"/>
        </w:rPr>
      </w:pPr>
      <w:del w:id="330" w:author="张人杰" w:date="2026-09-15T20:13:54Z">
        <w:r>
          <w:rPr>
            <w:rFonts w:hint="eastAsia" w:ascii="宋体" w:hAnsi="宋体" w:eastAsia="宋体" w:cs="宋体"/>
            <w:b w:val="0"/>
            <w:bCs w:val="0"/>
            <w:color w:val="auto"/>
            <w:kern w:val="0"/>
            <w:sz w:val="24"/>
            <w:szCs w:val="24"/>
            <w:highlight w:val="none"/>
            <w:shd w:val="clear" w:fill="FFFFFF"/>
            <w:lang w:val="en-US" w:eastAsia="zh-CN" w:bidi="ar"/>
          </w:rPr>
          <w:delText>可见性配置进一步进入用户表达决策U。W20玩梗型Agent在Random、Chronological和Interest制度下的平均发言率分别为1.8%、43.9%和56.1%，对应的Agent-only玩梗回流量分别为0.3条、8.3条和10.7条；至W22，三种制度下的发言率分别升至14.0%、82.5%和91.2%，玩梗回流量分别为2.7条、15.7条和17.3条。值得注意的是，W22 Chronological制度的总体玩梗曝光高于Interest制度，但Interest制度下玩梗型Agent的发言率和玩梗回流量反而更高。这一反差表明，在本模型中，用户响应不能由某类内容的总体曝光份额单独解释；平台将何种内容配置给何种用户，以及这些曝光如何与常态表达效用、意见气候和注意力余量共同进入U，都会影响既有群体是否被持续激活。</w:delText>
        </w:r>
      </w:del>
    </w:p>
    <w:p w14:paraId="64DBE502">
      <w:pPr>
        <w:keepNext w:val="0"/>
        <w:pageBreakBefore w:val="0"/>
        <w:widowControl/>
        <w:shd w:val="clear" w:fill="FFFFFF"/>
        <w:spacing w:before="0" w:after="0" w:line="400" w:lineRule="exact"/>
        <w:ind w:firstLine="480" w:firstLineChars="200"/>
        <w:jc w:val="left"/>
        <w:rPr>
          <w:rFonts w:hint="eastAsia" w:ascii="宋体" w:hAnsi="宋体" w:eastAsia="宋体" w:cs="宋体"/>
          <w:b w:val="0"/>
          <w:bCs w:val="0"/>
          <w:color w:val="auto"/>
          <w:kern w:val="0"/>
          <w:sz w:val="24"/>
          <w:szCs w:val="24"/>
          <w:highlight w:val="none"/>
          <w:shd w:val="clear" w:fill="FFFFFF"/>
          <w:lang w:val="en-US" w:eastAsia="zh-CN" w:bidi="ar"/>
        </w:rPr>
      </w:pPr>
      <w:del w:id="331" w:author="张人杰" w:date="2026-09-15T20:13:54Z">
        <w:r>
          <w:rPr>
            <w:rFonts w:hint="eastAsia" w:ascii="宋体" w:hAnsi="宋体" w:eastAsia="宋体" w:cs="宋体"/>
            <w:b w:val="0"/>
            <w:bCs w:val="0"/>
            <w:color w:val="auto"/>
            <w:kern w:val="0"/>
            <w:sz w:val="24"/>
            <w:szCs w:val="24"/>
            <w:highlight w:val="none"/>
            <w:shd w:val="clear" w:fill="FFFFFF"/>
            <w:lang w:val="en-US" w:eastAsia="zh-CN" w:bidi="ar"/>
          </w:rPr>
          <w:delText>图5b进一步展示了用户表达所形成的周度内容回流。三种制度下的Agent自主供给均在W13事件冲击后达到阶段性高点，随后衰减至W19，但从W20开始呈现不同的回流轨迹。Random制度的周发帖总量在W20—W22维持在6—7条，玩梗内容仅由0.3条增至2.7条；Chronological和Interest制度则形成明显的二次供给增长，W22玩梗回流量分别达到15.7条和17.3条。Interest制度不仅产生了更高的玩梗型Agent发言率，也形成了规模更大、玩梗内容占比更高的内生供给，为下一轮信息流生成提供了新的内容基础。</w:delText>
        </w:r>
      </w:del>
    </w:p>
    <w:p w14:paraId="40249389">
      <w:pPr>
        <w:keepNext/>
        <w:spacing w:before="120" w:after="60"/>
        <w:jc w:val="center"/>
      </w:pPr>
      <w:ins w:id="332" w:author="张人杰" w:date="2026-09-15T20:06:12Z">
        <w:r>
          <w:rPr/>
          <w:drawing>
            <wp:inline distT="0" distB="0" distL="114300" distR="114300">
              <wp:extent cx="5271770" cy="1930400"/>
              <wp:effectExtent l="0" t="0" r="1143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1"/>
                      <a:stretch>
                        <a:fillRect/>
                      </a:stretch>
                    </pic:blipFill>
                    <pic:spPr>
                      <a:xfrm>
                        <a:off x="0" y="0"/>
                        <a:ext cx="5271770" cy="1930400"/>
                      </a:xfrm>
                      <a:prstGeom prst="rect">
                        <a:avLst/>
                      </a:prstGeom>
                      <a:noFill/>
                      <a:ln>
                        <a:noFill/>
                      </a:ln>
                    </pic:spPr>
                  </pic:pic>
                </a:graphicData>
              </a:graphic>
            </wp:inline>
          </w:drawing>
        </w:r>
      </w:ins>
      <w:del w:id="334" w:author="张人杰" w:date="2026-09-15T20:06:12Z">
        <w:r>
          <w:rPr/>
          <w:drawing>
            <wp:inline distT="0" distB="0" distL="0" distR="0">
              <wp:extent cx="5212080" cy="2163445"/>
              <wp:effectExtent l="0" t="0" r="0" b="0"/>
              <wp:docPr id="107" name="Figure 5a" descr="平台可见性配置、用户表达与内容回流的阶段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ure 5a" descr="平台可见性配置、用户表达与内容回流的阶段链"/>
                      <pic:cNvPicPr>
                        <a:picLocks noChangeAspect="1"/>
                      </pic:cNvPicPr>
                    </pic:nvPicPr>
                    <pic:blipFill>
                      <a:blip r:embed="rId12"/>
                      <a:stretch>
                        <a:fillRect/>
                      </a:stretch>
                    </pic:blipFill>
                    <pic:spPr>
                      <a:xfrm>
                        <a:off x="0" y="0"/>
                        <a:ext cx="5212080" cy="2163944"/>
                      </a:xfrm>
                      <a:prstGeom prst="rect">
                        <a:avLst/>
                      </a:prstGeom>
                    </pic:spPr>
                  </pic:pic>
                </a:graphicData>
              </a:graphic>
            </wp:inline>
          </w:drawing>
        </w:r>
      </w:del>
    </w:p>
    <w:p w14:paraId="587A9B11">
      <w:pPr>
        <w:spacing w:before="0" w:after="120"/>
        <w:jc w:val="center"/>
        <w:rPr>
          <w:ins w:id="336" w:author="张人杰" w:date="2026-09-15T20:15:35Z"/>
        </w:rPr>
      </w:pPr>
      <w:r>
        <w:rPr>
          <w:rFonts w:ascii="Times New Roman" w:hAnsi="Times New Roman"/>
        </w:rPr>
        <w:t>图</w:t>
      </w:r>
      <w:r>
        <w:rPr>
          <w:rFonts w:hint="eastAsia" w:ascii="Times New Roman" w:hAnsi="Times New Roman"/>
          <w:lang w:val="en-US" w:eastAsia="zh-CN"/>
        </w:rPr>
        <w:t>3</w:t>
      </w:r>
      <w:r>
        <w:rPr>
          <w:rFonts w:ascii="Times New Roman" w:hAnsi="Times New Roman"/>
        </w:rPr>
        <w:t>a　平台可见性配置、用户表达与内容回流的阶段链。</w:t>
      </w:r>
      <w:del w:id="337" w:author="张人杰" w:date="2026-09-15T20:15:50Z">
        <w:r>
          <w:rPr/>
          <w:delText>左右面板分别呈现W20与W22在三种策展制度下“混合供给中的玩梗份额—Γ输出的玩梗曝光份额—U响应的玩梗型Agent发言率—Agent-only玩梗回流份额”的3-seed均值，误差线为seed间min–max范围。连线仅表示机制顺序，各指标分母不同，不表示同一数量的转化率。混合供给为混合数据，其余指标为模拟数据。</w:delText>
        </w:r>
      </w:del>
    </w:p>
    <w:p w14:paraId="5E130E28">
      <w:pPr>
        <w:widowControl/>
        <w:shd w:val="clear" w:fill="FFFFFF"/>
        <w:spacing w:before="0" w:after="0" w:line="400" w:lineRule="exact"/>
        <w:ind w:firstLine="480" w:firstLineChars="200"/>
        <w:jc w:val="left"/>
        <w:rPr>
          <w:rFonts w:hint="eastAsia" w:ascii="宋体" w:hAnsi="宋体" w:eastAsia="宋体" w:cs="宋体"/>
          <w:b w:val="0"/>
          <w:bCs w:val="0"/>
          <w:color w:val="auto"/>
          <w:kern w:val="0"/>
          <w:sz w:val="24"/>
          <w:szCs w:val="24"/>
          <w:highlight w:val="none"/>
          <w:shd w:val="clear" w:fill="FFFFFF"/>
          <w:lang w:val="en-US" w:eastAsia="zh-CN" w:bidi="ar"/>
        </w:rPr>
      </w:pPr>
      <w:ins w:id="338" w:author="张人杰" w:date="2026-09-15T20:15:37Z">
        <w:r>
          <w:rPr>
            <w:rFonts w:hint="eastAsia" w:ascii="宋体" w:hAnsi="宋体" w:eastAsia="宋体" w:cs="宋体"/>
            <w:b w:val="0"/>
            <w:bCs w:val="0"/>
            <w:color w:val="auto"/>
            <w:kern w:val="0"/>
            <w:sz w:val="24"/>
            <w:szCs w:val="24"/>
            <w:highlight w:val="none"/>
            <w:shd w:val="clear" w:fill="FFFFFF"/>
            <w:lang w:val="en-US" w:eastAsia="zh-CN" w:bidi="ar"/>
          </w:rPr>
          <w:t>图</w:t>
        </w:r>
      </w:ins>
      <w:r>
        <w:rPr>
          <w:rFonts w:hint="eastAsia" w:ascii="宋体" w:hAnsi="宋体" w:eastAsia="宋体" w:cs="宋体"/>
          <w:b w:val="0"/>
          <w:bCs w:val="0"/>
          <w:color w:val="auto"/>
          <w:kern w:val="0"/>
          <w:sz w:val="24"/>
          <w:szCs w:val="24"/>
          <w:highlight w:val="none"/>
          <w:shd w:val="clear" w:fill="FFFFFF"/>
          <w:lang w:val="en-US" w:eastAsia="zh-CN" w:bidi="ar"/>
        </w:rPr>
        <w:t>3</w:t>
      </w:r>
      <w:ins w:id="339" w:author="张人杰" w:date="2026-09-15T20:15:37Z">
        <w:r>
          <w:rPr>
            <w:rFonts w:hint="eastAsia" w:ascii="宋体" w:hAnsi="宋体" w:eastAsia="宋体" w:cs="宋体"/>
            <w:b w:val="0"/>
            <w:bCs w:val="0"/>
            <w:color w:val="auto"/>
            <w:kern w:val="0"/>
            <w:sz w:val="24"/>
            <w:szCs w:val="24"/>
            <w:highlight w:val="none"/>
            <w:shd w:val="clear" w:fill="FFFFFF"/>
            <w:lang w:val="en-US" w:eastAsia="zh-CN" w:bidi="ar"/>
          </w:rPr>
          <w:t>b展示了三种制度下Agent内容供给的周度变化。W13事件发生后，三种制度下的发帖量均先上升后衰减；W20以后，Chronological和Interest制度出现以玩梗内容为主的二次增长，而Random制度的回升较弱。其中，Interest制度形成了最强的玩梗型用户表达和内容回流。</w:t>
        </w:r>
      </w:ins>
    </w:p>
    <w:p w14:paraId="7A010004">
      <w:pPr>
        <w:keepNext/>
        <w:spacing w:before="120" w:after="60"/>
        <w:jc w:val="center"/>
      </w:pPr>
      <w:r>
        <w:drawing>
          <wp:inline distT="0" distB="0" distL="0" distR="0">
            <wp:extent cx="5212080" cy="1943100"/>
            <wp:effectExtent l="0" t="0" r="0" b="0"/>
            <wp:docPr id="108" name="Figure 5b" descr="三种策展制度下的Agent内容回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ure 5b" descr="三种策展制度下的Agent内容回流"/>
                    <pic:cNvPicPr>
                      <a:picLocks noChangeAspect="1"/>
                    </pic:cNvPicPr>
                  </pic:nvPicPr>
                  <pic:blipFill>
                    <a:blip r:embed="rId13"/>
                    <a:stretch>
                      <a:fillRect/>
                    </a:stretch>
                  </pic:blipFill>
                  <pic:spPr>
                    <a:xfrm>
                      <a:off x="0" y="0"/>
                      <a:ext cx="5212080" cy="1943100"/>
                    </a:xfrm>
                    <a:prstGeom prst="rect">
                      <a:avLst/>
                    </a:prstGeom>
                  </pic:spPr>
                </pic:pic>
              </a:graphicData>
            </a:graphic>
          </wp:inline>
        </w:drawing>
      </w:r>
    </w:p>
    <w:p w14:paraId="7A010005">
      <w:pPr>
        <w:spacing w:before="0" w:after="120"/>
        <w:jc w:val="center"/>
      </w:pPr>
      <w:r>
        <w:rPr>
          <w:rFonts w:ascii="Times New Roman" w:hAnsi="Times New Roman"/>
        </w:rPr>
        <w:t>图</w:t>
      </w:r>
      <w:r>
        <w:rPr>
          <w:rFonts w:hint="eastAsia" w:ascii="Times New Roman" w:hAnsi="Times New Roman"/>
          <w:lang w:val="en-US" w:eastAsia="zh-CN"/>
        </w:rPr>
        <w:t>3</w:t>
      </w:r>
      <w:r>
        <w:rPr>
          <w:rFonts w:ascii="Times New Roman" w:hAnsi="Times New Roman"/>
        </w:rPr>
        <w:t>b　三种策展制度下的Agent内容回流</w:t>
      </w:r>
      <w:del w:id="340" w:author="张人杰" w:date="2026-09-15T20:15:54Z">
        <w:r>
          <w:rPr/>
          <w:delText>三个面板依次为Random、Chronological和Interest制度下各类型Agent自主发帖量的周度构成；结果为3-seed均值，红色虚线标示W13，数据均为模拟数据。</w:delText>
        </w:r>
      </w:del>
    </w:p>
    <w:p w14:paraId="2F04522E">
      <w:pPr>
        <w:widowControl/>
        <w:shd w:val="clear" w:fill="FFFFFF"/>
        <w:spacing w:before="0" w:after="0" w:line="400" w:lineRule="exact"/>
        <w:ind w:firstLine="480" w:firstLineChars="200"/>
        <w:jc w:val="left"/>
        <w:rPr>
          <w:rFonts w:hint="eastAsia" w:ascii="宋体" w:hAnsi="宋体" w:eastAsia="宋体" w:cs="宋体"/>
          <w:b w:val="0"/>
          <w:bCs w:val="0"/>
          <w:color w:val="auto"/>
          <w:kern w:val="0"/>
          <w:sz w:val="24"/>
          <w:szCs w:val="24"/>
          <w:highlight w:val="none"/>
          <w:shd w:val="clear" w:fill="FFFFFF"/>
          <w:lang w:val="en-US" w:eastAsia="zh-CN" w:bidi="ar"/>
        </w:rPr>
      </w:pPr>
      <w:ins w:id="341" w:author="张人杰" w:date="2026-09-15T20:15:24Z">
        <w:r>
          <w:rPr>
            <w:rFonts w:hint="eastAsia" w:ascii="宋体" w:hAnsi="宋体" w:eastAsia="宋体" w:cs="宋体"/>
            <w:b w:val="0"/>
            <w:bCs w:val="0"/>
            <w:color w:val="auto"/>
            <w:kern w:val="0"/>
            <w:sz w:val="24"/>
            <w:szCs w:val="24"/>
            <w:highlight w:val="none"/>
            <w:shd w:val="clear" w:fill="FFFFFF"/>
            <w:lang w:val="en-US" w:eastAsia="zh-CN" w:bidi="ar"/>
          </w:rPr>
          <w:t>两张图共同表明，平台通过</w:t>
        </w:r>
      </w:ins>
      <m:oMath>
        <w:ins w:id="342" w:author="张人杰" w:date="2026-09-15T20:17:03Z">
          <m:r>
            <m:rPr>
              <m:sty m:val="p"/>
            </m:rPr>
            <w:rPr>
              <w:rFonts w:hint="default" w:ascii="DejaVu Math TeX Gyre" w:hAnsi="DejaVu Math TeX Gyre" w:eastAsia="宋体" w:cs="宋体"/>
              <w:color w:val="auto"/>
              <w:kern w:val="0"/>
              <w:sz w:val="24"/>
              <w:szCs w:val="24"/>
              <w:highlight w:val="none"/>
              <w:shd w:val="clear" w:fill="FFFFFF"/>
              <w:lang w:val="en-US" w:eastAsia="zh-CN" w:bidi="ar"/>
            </w:rPr>
            <m:t>(Γ)</m:t>
          </m:r>
        </w:ins>
      </m:oMath>
      <w:ins w:id="343" w:author="张人杰" w:date="2026-09-15T20:15:24Z">
        <w:r>
          <w:rPr>
            <w:rFonts w:hint="eastAsia" w:ascii="宋体" w:hAnsi="宋体" w:eastAsia="宋体" w:cs="宋体"/>
            <w:b w:val="0"/>
            <w:bCs w:val="0"/>
            <w:color w:val="auto"/>
            <w:kern w:val="0"/>
            <w:sz w:val="24"/>
            <w:szCs w:val="24"/>
            <w:highlight w:val="none"/>
            <w:shd w:val="clear" w:fill="FFFFFF"/>
            <w:lang w:val="en-US" w:eastAsia="zh-CN" w:bidi="ar"/>
          </w:rPr>
          <w:t>组织用户所见的信息流，信息流进入表达效用</w:t>
        </w:r>
      </w:ins>
      <m:oMath>
        <w:ins w:id="344" w:author="张人杰" w:date="2026-09-15T20:17:12Z">
          <m:r>
            <m:rPr>
              <m:sty m:val="p"/>
            </m:rPr>
            <w:rPr>
              <w:rFonts w:hint="default" w:ascii="DejaVu Math TeX Gyre" w:hAnsi="DejaVu Math TeX Gyre" w:eastAsia="宋体" w:cs="宋体"/>
              <w:color w:val="auto"/>
              <w:kern w:val="0"/>
              <w:sz w:val="24"/>
              <w:szCs w:val="24"/>
              <w:highlight w:val="none"/>
              <w:shd w:val="clear" w:fill="FFFFFF"/>
              <w:lang w:val="en-US" w:eastAsia="zh-CN" w:bidi="ar"/>
            </w:rPr>
            <m:t>(U)</m:t>
          </m:r>
        </w:ins>
      </m:oMath>
      <w:ins w:id="345" w:author="张人杰" w:date="2026-09-15T20:15:24Z">
        <w:r>
          <w:rPr>
            <w:rFonts w:hint="eastAsia" w:ascii="宋体" w:hAnsi="宋体" w:eastAsia="宋体" w:cs="宋体"/>
            <w:b w:val="0"/>
            <w:bCs w:val="0"/>
            <w:color w:val="auto"/>
            <w:kern w:val="0"/>
            <w:sz w:val="24"/>
            <w:szCs w:val="24"/>
            <w:highlight w:val="none"/>
            <w:shd w:val="clear" w:fill="FFFFFF"/>
            <w:lang w:val="en-US" w:eastAsia="zh-CN" w:bidi="ar"/>
          </w:rPr>
          <w:t>并影响用户是否发言，用户生成的内容又回到内容池中参与下一轮分发。</w:t>
        </w:r>
      </w:ins>
      <w:ins w:id="346" w:author="张人杰" w:date="2026-09-15T20:18:40Z">
        <w:r>
          <w:rPr>
            <w:rFonts w:hint="eastAsia" w:ascii="宋体" w:hAnsi="宋体" w:eastAsia="宋体" w:cs="宋体"/>
            <w:b w:val="0"/>
            <w:bCs w:val="0"/>
            <w:color w:val="auto"/>
            <w:kern w:val="0"/>
            <w:sz w:val="24"/>
            <w:szCs w:val="24"/>
            <w:highlight w:val="none"/>
            <w:shd w:val="clear" w:fill="FFFFFF"/>
            <w:lang w:val="en-US" w:eastAsia="zh-CN" w:bidi="ar"/>
          </w:rPr>
          <w:t>因此，</w:t>
        </w:r>
      </w:ins>
      <w:del w:id="347" w:author="张人杰" w:date="2026-09-15T20:18:24Z">
        <w:r>
          <w:rPr>
            <w:rFonts w:hint="eastAsia" w:ascii="宋体" w:hAnsi="宋体" w:eastAsia="宋体" w:cs="宋体"/>
            <w:b w:val="0"/>
            <w:bCs w:val="0"/>
            <w:color w:val="auto"/>
            <w:kern w:val="0"/>
            <w:sz w:val="24"/>
            <w:szCs w:val="24"/>
            <w:highlight w:val="none"/>
            <w:shd w:val="clear" w:fill="FFFFFF"/>
            <w:lang w:val="en-US" w:eastAsia="zh-CN" w:bidi="ar"/>
          </w:rPr>
          <w:delText>上述结果表明，</w:delText>
        </w:r>
      </w:del>
      <w:r>
        <w:rPr>
          <w:rFonts w:hint="eastAsia" w:ascii="宋体" w:hAnsi="宋体" w:eastAsia="宋体" w:cs="宋体"/>
          <w:b w:val="0"/>
          <w:bCs w:val="0"/>
          <w:color w:val="auto"/>
          <w:kern w:val="0"/>
          <w:sz w:val="24"/>
          <w:szCs w:val="24"/>
          <w:highlight w:val="none"/>
          <w:shd w:val="clear" w:fill="FFFFFF"/>
          <w:lang w:val="en-US" w:eastAsia="zh-CN" w:bidi="ar"/>
        </w:rPr>
        <w:t>宏观表征偏移并非由曝光量或用户偏好中的任何单一因素决定。平台通过</w:t>
      </w:r>
      <m:oMath>
        <w:ins w:id="348" w:author="张人杰" w:date="2026-09-15T20:18:05Z">
          <m:r>
            <m:rPr>
              <m:sty m:val="p"/>
            </m:rPr>
            <w:rPr>
              <w:rFonts w:hint="default" w:ascii="DejaVu Math TeX Gyre" w:hAnsi="DejaVu Math TeX Gyre" w:eastAsia="宋体" w:cs="宋体"/>
              <w:color w:val="auto"/>
              <w:kern w:val="0"/>
              <w:sz w:val="24"/>
              <w:szCs w:val="24"/>
              <w:highlight w:val="none"/>
              <w:shd w:val="clear" w:fill="FFFFFF"/>
              <w:lang w:val="en-US" w:eastAsia="zh-CN" w:bidi="ar"/>
            </w:rPr>
            <m:t>Γ</m:t>
          </m:r>
        </w:ins>
      </m:oMath>
      <w:del w:id="349" w:author="张人杰" w:date="2026-09-15T20:18:05Z">
        <w:r>
          <w:rPr>
            <w:rFonts w:hint="eastAsia" w:ascii="宋体" w:hAnsi="宋体" w:eastAsia="宋体" w:cs="宋体"/>
            <w:b w:val="0"/>
            <w:bCs w:val="0"/>
            <w:color w:val="auto"/>
            <w:kern w:val="0"/>
            <w:sz w:val="24"/>
            <w:szCs w:val="24"/>
            <w:highlight w:val="none"/>
            <w:shd w:val="clear" w:fill="FFFFFF"/>
            <w:lang w:val="en-US" w:eastAsia="zh-CN" w:bidi="ar"/>
          </w:rPr>
          <w:delText>Γ</w:delText>
        </w:r>
      </w:del>
      <w:r>
        <w:rPr>
          <w:rFonts w:hint="eastAsia" w:ascii="宋体" w:hAnsi="宋体" w:eastAsia="宋体" w:cs="宋体"/>
          <w:b w:val="0"/>
          <w:bCs w:val="0"/>
          <w:color w:val="auto"/>
          <w:kern w:val="0"/>
          <w:sz w:val="24"/>
          <w:szCs w:val="24"/>
          <w:highlight w:val="none"/>
          <w:shd w:val="clear" w:fill="FFFFFF"/>
          <w:lang w:val="en-US" w:eastAsia="zh-CN" w:bidi="ar"/>
        </w:rPr>
        <w:t>配置不同用户所见的信息环境，该环境进入表达效用U并改变既有群体的发言概率；用户生成的帖子随后回流公共内容池，成为下一轮策展的供给。不同策展制度由此通过平台可见性配置与用户表达响应的持续耦合，形成不同的表征演化轨迹。</w:t>
      </w:r>
    </w:p>
    <w:p w14:paraId="749E9C7C">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outlineLvl w:val="1"/>
        <w:rPr>
          <w:rFonts w:hint="eastAsia" w:ascii="Times New Roman" w:hAnsi="Times New Roman" w:eastAsia="方正楷体_GBK" w:cs="方正楷体_GBK"/>
          <w:b/>
          <w:bCs/>
          <w:color w:val="auto"/>
          <w:kern w:val="0"/>
          <w:sz w:val="24"/>
          <w:highlight w:val="none"/>
          <w:shd w:val="clear" w:fill="FFFFFF"/>
          <w:lang w:eastAsia="zh-CN" w:bidi="ar"/>
        </w:rPr>
      </w:pPr>
      <w:r>
        <w:rPr>
          <w:rFonts w:hint="eastAsia" w:ascii="Times New Roman" w:hAnsi="Times New Roman" w:eastAsia="方正楷体_GBK" w:cs="方正楷体_GBK"/>
          <w:b/>
          <w:bCs/>
          <w:color w:val="auto"/>
          <w:kern w:val="0"/>
          <w:sz w:val="24"/>
          <w:highlight w:val="none"/>
          <w:shd w:val="clear" w:fill="FFFFFF"/>
          <w:lang w:eastAsia="zh-CN" w:bidi="ar"/>
        </w:rPr>
        <w:t>（</w:t>
      </w:r>
      <w:r>
        <w:rPr>
          <w:rFonts w:hint="eastAsia" w:ascii="Times New Roman" w:hAnsi="Times New Roman" w:eastAsia="方正楷体_GBK" w:cs="方正楷体_GBK"/>
          <w:b/>
          <w:bCs/>
          <w:color w:val="auto"/>
          <w:kern w:val="0"/>
          <w:sz w:val="24"/>
          <w:highlight w:val="none"/>
          <w:shd w:val="clear" w:fill="FFFFFF"/>
          <w:lang w:val="en-US" w:eastAsia="zh-CN" w:bidi="ar"/>
        </w:rPr>
        <w:t>三</w:t>
      </w:r>
      <w:r>
        <w:rPr>
          <w:rFonts w:hint="eastAsia" w:ascii="Times New Roman" w:hAnsi="Times New Roman" w:eastAsia="方正楷体_GBK" w:cs="方正楷体_GBK"/>
          <w:b/>
          <w:bCs/>
          <w:color w:val="auto"/>
          <w:kern w:val="0"/>
          <w:sz w:val="24"/>
          <w:highlight w:val="none"/>
          <w:shd w:val="clear" w:fill="FFFFFF"/>
          <w:lang w:eastAsia="zh-CN" w:bidi="ar"/>
        </w:rPr>
        <w:t>）B、D、R的数值推演消融</w:t>
      </w:r>
    </w:p>
    <w:p w14:paraId="2BE3B66A">
      <w:pPr>
        <w:widowControl/>
        <w:shd w:val="clear" w:fill="FFFFFF"/>
        <w:spacing w:before="0" w:after="0" w:line="400" w:lineRule="exact"/>
        <w:ind w:firstLine="480" w:firstLineChars="200"/>
        <w:jc w:val="left"/>
        <w:rPr>
          <w:ins w:id="350" w:author="张人杰" w:date="2026-09-15T20:26:26Z"/>
          <w:rFonts w:hint="eastAsia" w:ascii="宋体" w:hAnsi="宋体" w:eastAsia="宋体" w:cs="宋体"/>
          <w:b w:val="0"/>
          <w:bCs w:val="0"/>
          <w:color w:val="auto"/>
          <w:kern w:val="0"/>
          <w:sz w:val="24"/>
          <w:szCs w:val="24"/>
          <w:highlight w:val="none"/>
          <w:shd w:val="clear" w:fill="FFFFFF"/>
          <w:lang w:val="en-US" w:eastAsia="zh-CN" w:bidi="ar"/>
        </w:rPr>
      </w:pPr>
      <w:ins w:id="351" w:author="张人杰" w:date="2026-09-15T20:26:26Z">
        <w:r>
          <w:rPr>
            <w:rFonts w:hint="eastAsia" w:ascii="宋体" w:hAnsi="宋体" w:eastAsia="宋体" w:cs="宋体"/>
            <w:b w:val="0"/>
            <w:bCs w:val="0"/>
            <w:color w:val="auto"/>
            <w:kern w:val="0"/>
            <w:sz w:val="24"/>
            <w:szCs w:val="24"/>
            <w:highlight w:val="none"/>
            <w:shd w:val="clear" w:fill="FFFFFF"/>
            <w:lang w:val="en-US" w:eastAsia="zh-CN" w:bidi="ar"/>
          </w:rPr>
          <w:t>为检验表达效用U的内部结构，本文以完整模型为参照，分别移除常态表达效用B、意见气候D和注意力余量R。三个消融条件分别对应三个问题：B能否维持事件退潮后的基本表达，D能否使不同类型的用户对当期信息环境产生差异化响应，R能否控制事件影响的持续时间。</w:t>
        </w:r>
      </w:ins>
    </w:p>
    <w:p w14:paraId="7003BDAC">
      <w:pPr>
        <w:widowControl/>
        <w:shd w:val="clear" w:fill="FFFFFF"/>
        <w:spacing w:before="0" w:after="0" w:line="400" w:lineRule="exact"/>
        <w:ind w:firstLine="480" w:firstLineChars="200"/>
        <w:jc w:val="left"/>
        <w:rPr>
          <w:rFonts w:hint="eastAsia" w:ascii="宋体" w:hAnsi="宋体" w:eastAsia="宋体" w:cs="宋体"/>
          <w:b w:val="0"/>
          <w:bCs w:val="0"/>
          <w:color w:val="auto"/>
          <w:kern w:val="0"/>
          <w:sz w:val="24"/>
          <w:szCs w:val="24"/>
          <w:highlight w:val="none"/>
          <w:shd w:val="clear" w:fill="FFFFFF"/>
          <w:lang w:val="en-US" w:eastAsia="zh-CN" w:bidi="ar"/>
        </w:rPr>
      </w:pPr>
      <w:del w:id="352" w:author="张人杰" w:date="2026-09-15T20:26:26Z">
        <w:r>
          <w:rPr>
            <w:rFonts w:hint="eastAsia" w:ascii="宋体" w:hAnsi="宋体" w:eastAsia="宋体" w:cs="宋体"/>
            <w:b w:val="0"/>
            <w:bCs w:val="0"/>
            <w:color w:val="auto"/>
            <w:kern w:val="0"/>
            <w:sz w:val="24"/>
            <w:szCs w:val="24"/>
            <w:highlight w:val="none"/>
            <w:shd w:val="clear" w:fill="FFFFFF"/>
            <w:lang w:val="en-US" w:eastAsia="zh-CN" w:bidi="ar"/>
          </w:rPr>
          <w:delText>已完成的数值推演消融实验</w:delText>
        </w:r>
      </w:del>
      <w:del w:id="353" w:author="张人杰" w:date="2026-09-15T20:26:26Z">
        <w:r>
          <w:rPr>
            <w:rFonts w:hint="default" w:ascii="宋体" w:hAnsi="宋体" w:eastAsia="宋体" w:cs="宋体"/>
            <w:b w:val="0"/>
            <w:bCs w:val="0"/>
            <w:color w:val="auto"/>
            <w:kern w:val="0"/>
            <w:sz w:val="24"/>
            <w:szCs w:val="24"/>
            <w:highlight w:val="none"/>
            <w:shd w:val="clear" w:fill="FFFFFF"/>
            <w:lang w:val="en-US" w:eastAsia="zh-CN" w:bidi="ar"/>
          </w:rPr>
          <w:delText>进一步</w:delText>
        </w:r>
      </w:del>
      <w:del w:id="354" w:author="张人杰" w:date="2026-09-15T20:26:26Z">
        <w:r>
          <w:rPr>
            <w:rFonts w:hint="eastAsia" w:ascii="宋体" w:hAnsi="宋体" w:eastAsia="宋体" w:cs="宋体"/>
            <w:b w:val="0"/>
            <w:bCs w:val="0"/>
            <w:color w:val="auto"/>
            <w:kern w:val="0"/>
            <w:sz w:val="24"/>
            <w:szCs w:val="24"/>
            <w:highlight w:val="none"/>
            <w:shd w:val="clear" w:fill="FFFFFF"/>
            <w:lang w:val="en-US" w:eastAsia="zh-CN" w:bidi="ar"/>
          </w:rPr>
          <w:delText>检验了表达效用U的内部结构。</w:delText>
        </w:r>
      </w:del>
      <w:r>
        <w:rPr>
          <w:rFonts w:hint="eastAsia" w:ascii="宋体" w:hAnsi="宋体" w:eastAsia="宋体" w:cs="宋体"/>
          <w:b w:val="0"/>
          <w:bCs w:val="0"/>
          <w:color w:val="auto"/>
          <w:kern w:val="0"/>
          <w:sz w:val="24"/>
          <w:szCs w:val="24"/>
          <w:highlight w:val="none"/>
          <w:shd w:val="clear" w:fill="FFFFFF"/>
          <w:lang w:val="en-US" w:eastAsia="zh-CN" w:bidi="ar"/>
        </w:rPr>
        <w:t>去B后，W20–W22全体平均发言率较完整模型下降12.0个百分点，W22总供给由20.77降至1.30人次/周，说明常态锚点避免注意力耗尽后表达机械归零。去D后，W20–W22玩梗型智能体平均发言率下降70.4个百分点，玩梗供给份额由79.4%降至31.0%，说明意见气候承担后期选择性激活。去R后，W16–W19全体平均发言率上升43.2个百分点，多类供给长期保持高位，说明注意力余量的衰减承担事件退潮功能。</w:t>
      </w:r>
    </w:p>
    <w:p w14:paraId="280CBCBF">
      <w:pPr>
        <w:widowControl/>
        <w:shd w:val="clear" w:fill="FFFFFF"/>
        <w:spacing w:before="0" w:after="0" w:line="400" w:lineRule="exact"/>
        <w:ind w:firstLine="480" w:firstLineChars="200"/>
        <w:jc w:val="left"/>
        <w:rPr>
          <w:ins w:id="355" w:author="张人杰" w:date="2026-09-15T20:26:13Z"/>
          <w:rFonts w:hint="eastAsia" w:ascii="宋体" w:hAnsi="宋体" w:eastAsia="宋体" w:cs="宋体"/>
          <w:b w:val="0"/>
          <w:bCs w:val="0"/>
          <w:color w:val="auto"/>
          <w:kern w:val="0"/>
          <w:sz w:val="24"/>
          <w:szCs w:val="24"/>
          <w:highlight w:val="none"/>
          <w:shd w:val="clear" w:fill="FFFFFF"/>
          <w:lang w:val="en-US" w:eastAsia="zh-CN" w:bidi="ar"/>
        </w:rPr>
      </w:pPr>
      <w:ins w:id="356" w:author="张人杰" w:date="2026-09-15T20:26:54Z">
        <w:r>
          <w:rPr>
            <w:rFonts w:hint="eastAsia" w:ascii="宋体" w:hAnsi="宋体" w:eastAsia="宋体" w:cs="宋体"/>
            <w:b w:val="0"/>
            <w:bCs w:val="0"/>
            <w:color w:val="auto"/>
            <w:kern w:val="0"/>
            <w:sz w:val="24"/>
            <w:szCs w:val="24"/>
            <w:highlight w:val="none"/>
            <w:shd w:val="clear" w:fill="FFFFFF"/>
            <w:lang w:val="en-US" w:eastAsia="zh-CN" w:bidi="ar"/>
          </w:rPr>
          <w:t>三个消融条件呈现出不同的偏离方向：去B导致后期供给枯竭，去D削弱玩梗群体的选择性激活，去R则使事件热度长期维持。由此可见，在U=B+R(D−B)的结构中，B决定表达活动的常态水平，D决定不同群体的响应方向，R决定事件影响的持续时间。三者共同作用，才使模型能够依次生成事件冲击、注意力退潮和玩梗内容二次增长，并在平台策展与用户表达的循环中形成阶段性的表征</w:t>
        </w:r>
      </w:ins>
      <w:r>
        <w:rPr>
          <w:rFonts w:hint="eastAsia" w:ascii="宋体" w:hAnsi="宋体" w:eastAsia="宋体" w:cs="宋体"/>
          <w:b w:val="0"/>
          <w:bCs w:val="0"/>
          <w:color w:val="auto"/>
          <w:kern w:val="0"/>
          <w:sz w:val="24"/>
          <w:szCs w:val="24"/>
          <w:highlight w:val="none"/>
          <w:shd w:val="clear" w:fill="FFFFFF"/>
          <w:lang w:val="en-US" w:eastAsia="zh-CN" w:bidi="ar"/>
        </w:rPr>
        <w:t>偏移</w:t>
      </w:r>
      <w:ins w:id="357" w:author="张人杰" w:date="2026-09-15T20:26:54Z">
        <w:r>
          <w:rPr>
            <w:rFonts w:hint="eastAsia" w:ascii="宋体" w:hAnsi="宋体" w:eastAsia="宋体" w:cs="宋体"/>
            <w:b w:val="0"/>
            <w:bCs w:val="0"/>
            <w:color w:val="auto"/>
            <w:kern w:val="0"/>
            <w:sz w:val="24"/>
            <w:szCs w:val="24"/>
            <w:highlight w:val="none"/>
            <w:shd w:val="clear" w:fill="FFFFFF"/>
            <w:lang w:val="en-US" w:eastAsia="zh-CN" w:bidi="ar"/>
          </w:rPr>
          <w:t>。</w:t>
        </w:r>
      </w:ins>
      <w:del w:id="358" w:author="张人杰" w:date="2026-09-15T20:26:54Z">
        <w:r>
          <w:rPr>
            <w:rFonts w:hint="eastAsia" w:ascii="宋体" w:hAnsi="宋体" w:eastAsia="宋体" w:cs="宋体"/>
            <w:b w:val="0"/>
            <w:bCs w:val="0"/>
            <w:color w:val="auto"/>
            <w:kern w:val="0"/>
            <w:sz w:val="24"/>
            <w:szCs w:val="24"/>
            <w:highlight w:val="none"/>
            <w:shd w:val="clear" w:fill="FFFFFF"/>
            <w:lang w:val="en-US" w:eastAsia="zh-CN" w:bidi="ar"/>
          </w:rPr>
          <w:delText>去B条件在W20–W21仍可能出现较高的玩梗构成份额，但同期总供给已接近枯竭，因此比例必须与绝对量联读。三个单因素消融呈现出彼此不同的响应：B维持常态表达下限，D控制后期的类型选择性激活，R推动事件注意力退潮，三者共同构成U得以生成阶段性表征漂移的必要结构。</w:delText>
        </w:r>
      </w:del>
      <w:ins w:id="359" w:author="张人杰" w:date="2026-09-15T20:26:13Z">
        <w:r>
          <w:rPr>
            <w:rFonts w:hint="eastAsia" w:ascii="宋体" w:hAnsi="宋体" w:eastAsia="宋体" w:cs="宋体"/>
            <w:b w:val="0"/>
            <w:bCs w:val="0"/>
            <w:color w:val="auto"/>
            <w:kern w:val="0"/>
            <w:sz w:val="24"/>
            <w:szCs w:val="24"/>
            <w:highlight w:val="none"/>
            <w:shd w:val="clear" w:fill="FFFFFF"/>
            <w:lang w:val="en-US" w:eastAsia="zh-CN" w:bidi="ar"/>
          </w:rPr>
          <w:t>为检验表达效用U的内部结构，本文以完整模型为参照，分别移除常态表达效用B、意见气候D和注意力余量R。三个消融条件分别对应三个问题：B能否维持事件退潮后的基本表达，D能否使不同类型的用户对当期信息环境产生差异化响应，R能否控制事件影响的持续时间。</w:t>
        </w:r>
      </w:ins>
    </w:p>
    <w:p w14:paraId="1BEB7FEA">
      <w:pPr>
        <w:ind w:firstLine="420"/>
        <w:rPr>
          <w:del w:id="360" w:author="张人杰" w:date="2026-09-15T20:26:58Z"/>
        </w:rPr>
      </w:pPr>
    </w:p>
    <w:p w14:paraId="654D9F49">
      <w:pPr>
        <w:keepNext/>
        <w:spacing w:before="120" w:after="60"/>
        <w:jc w:val="center"/>
      </w:pPr>
      <w:r>
        <w:drawing>
          <wp:inline distT="0" distB="0" distL="0" distR="0">
            <wp:extent cx="5212080" cy="3506470"/>
            <wp:effectExtent l="0" t="0" r="20320" b="24130"/>
            <wp:docPr id="106" name="Figure 6" descr="B D R数值代理消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e 6" descr="B D R数值代理消融"/>
                    <pic:cNvPicPr>
                      <a:picLocks noChangeAspect="1"/>
                    </pic:cNvPicPr>
                  </pic:nvPicPr>
                  <pic:blipFill>
                    <a:blip r:embed="rId14"/>
                    <a:stretch>
                      <a:fillRect/>
                    </a:stretch>
                  </pic:blipFill>
                  <pic:spPr>
                    <a:xfrm>
                      <a:off x="0" y="0"/>
                      <a:ext cx="5212080" cy="3506738"/>
                    </a:xfrm>
                    <a:prstGeom prst="rect">
                      <a:avLst/>
                    </a:prstGeom>
                  </pic:spPr>
                </pic:pic>
              </a:graphicData>
            </a:graphic>
          </wp:inline>
        </w:drawing>
      </w:r>
    </w:p>
    <w:p w14:paraId="05682E79">
      <w:pPr>
        <w:spacing w:before="0" w:after="120"/>
        <w:jc w:val="center"/>
      </w:pPr>
      <w:r>
        <w:rPr>
          <w:rFonts w:ascii="Times New Roman" w:hAnsi="Times New Roman"/>
        </w:rPr>
        <w:t>图</w:t>
      </w:r>
      <w:r>
        <w:rPr>
          <w:rFonts w:hint="eastAsia" w:ascii="Times New Roman" w:hAnsi="Times New Roman"/>
          <w:lang w:val="en-US" w:eastAsia="zh-CN"/>
        </w:rPr>
        <w:t>4</w:t>
      </w:r>
      <w:r>
        <w:rPr>
          <w:rFonts w:ascii="Times New Roman" w:hAnsi="Times New Roman"/>
        </w:rPr>
        <w:t>　B、D、R单因素消融下的Agent供给构成。</w:t>
      </w:r>
      <w:del w:id="361" w:author="张人杰" w:date="2026-09-15T20:20:19Z">
        <w:r>
          <w:rPr/>
          <w:delText>四个面板依次为完整模型、去B、去D和去R；结果为100个配对seed的数值推演均值，统计Agent自主供给并排除固定注入帖。</w:delText>
        </w:r>
      </w:del>
    </w:p>
    <w:p w14:paraId="08A5792E">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400" w:lineRule="exact"/>
        <w:textAlignment w:val="auto"/>
        <w:outlineLvl w:val="0"/>
        <w:rPr>
          <w:rFonts w:hint="eastAsia" w:ascii="方正黑体_GBK" w:hAnsi="方正黑体_GBK" w:eastAsia="方正黑体_GBK" w:cs="方正黑体_GBK"/>
          <w:b/>
          <w:bCs/>
          <w:color w:val="auto"/>
          <w:kern w:val="0"/>
          <w:sz w:val="28"/>
          <w:szCs w:val="28"/>
          <w:highlight w:val="none"/>
          <w:shd w:val="clear" w:fill="FFFFFF"/>
          <w:lang w:val="en-US" w:eastAsia="zh-CN" w:bidi="ar"/>
        </w:rPr>
      </w:pPr>
      <w:r>
        <w:rPr>
          <w:rFonts w:hint="eastAsia" w:ascii="方正黑体_GBK" w:hAnsi="方正黑体_GBK" w:eastAsia="方正黑体_GBK" w:cs="方正黑体_GBK"/>
          <w:b/>
          <w:bCs/>
          <w:color w:val="auto"/>
          <w:kern w:val="0"/>
          <w:sz w:val="28"/>
          <w:szCs w:val="28"/>
          <w:highlight w:val="none"/>
          <w:shd w:val="clear" w:fill="FFFFFF"/>
          <w:lang w:val="en-US" w:eastAsia="zh-CN" w:bidi="ar"/>
        </w:rPr>
        <w:t>五、结论与讨论</w:t>
      </w:r>
    </w:p>
    <w:p w14:paraId="3311602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lang w:val="en-US" w:eastAsia="zh-CN"/>
        </w:rPr>
      </w:pPr>
      <w:r>
        <w:rPr>
          <w:rFonts w:hint="eastAsia"/>
          <w:sz w:val="24"/>
          <w:szCs w:val="24"/>
          <w:lang w:val="en-US" w:eastAsia="zh-CN"/>
        </w:rPr>
        <w:t>本研究以张雪峰逝世后的网络舆情为经验起点，以抖音、微博、小红书三大平台五万余条人工编码帖文为数据基础，构建了基于大语言模型的多智能体仿真模型，通过设置全历史随机、时序与兴趣三种策展制度的反事实实验，考察了算法推荐与用户发帖行为的交互作用如何共同塑造公众人物逝后数字形象的演化路径。围绕“逝后赛博形象偏移是否真实存在”“平台算法与用户行为如何共同塑造这一偏移”两大核心问题，得出以下结论：</w:t>
      </w:r>
    </w:p>
    <w:p w14:paraId="70A0D5AA">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outlineLvl w:val="1"/>
        <w:rPr>
          <w:rFonts w:hint="eastAsia" w:ascii="Times New Roman" w:hAnsi="Times New Roman" w:eastAsia="方正楷体_GBK" w:cs="方正楷体_GBK"/>
          <w:b/>
          <w:bCs/>
          <w:color w:val="auto"/>
          <w:kern w:val="0"/>
          <w:sz w:val="24"/>
          <w:highlight w:val="none"/>
          <w:shd w:val="clear" w:fill="FFFFFF"/>
          <w:lang w:val="en-US" w:eastAsia="zh-CN" w:bidi="ar"/>
        </w:rPr>
      </w:pPr>
      <w:r>
        <w:rPr>
          <w:rFonts w:hint="eastAsia" w:ascii="Times New Roman" w:hAnsi="Times New Roman" w:eastAsia="方正楷体_GBK" w:cs="方正楷体_GBK"/>
          <w:b/>
          <w:bCs/>
          <w:color w:val="auto"/>
          <w:kern w:val="0"/>
          <w:sz w:val="24"/>
          <w:highlight w:val="none"/>
          <w:shd w:val="clear" w:fill="FFFFFF"/>
          <w:lang w:val="en-US" w:eastAsia="zh-CN" w:bidi="ar"/>
        </w:rPr>
        <w:t>（一）张雪峰逝后数字形象偏移真实存在，并呈现“教育—悼念—玩梗”的三阶段时序结构</w:t>
      </w:r>
    </w:p>
    <w:p w14:paraId="430CF5E2">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00" w:lineRule="exact"/>
        <w:ind w:left="0" w:right="0" w:firstLine="480" w:firstLineChars="200"/>
        <w:textAlignment w:val="auto"/>
        <w:rPr>
          <w:rFonts w:hint="eastAsia" w:ascii="方正楷体_GBK" w:hAnsi="方正楷体_GBK" w:eastAsia="方正楷体_GBK" w:cs="方正楷体_GBK"/>
          <w:b/>
          <w:bCs/>
          <w:sz w:val="24"/>
          <w:szCs w:val="24"/>
          <w:lang w:val="en-US" w:eastAsia="zh-CN"/>
        </w:rPr>
      </w:pPr>
      <w:r>
        <w:rPr>
          <w:rFonts w:hint="default" w:asciiTheme="minorHAnsi" w:hAnsiTheme="minorHAnsi" w:eastAsiaTheme="minorEastAsia" w:cstheme="minorBidi"/>
          <w:kern w:val="2"/>
          <w:sz w:val="24"/>
          <w:szCs w:val="24"/>
          <w:lang w:val="en-US" w:eastAsia="zh-CN" w:bidi="ar-SA"/>
        </w:rPr>
        <w:t>对52716条真实帖文的人工编码与周度统计显示，张雪峰逝后舆论场并未沿循大众媒介时代</w:t>
      </w:r>
      <w:r>
        <w:rPr>
          <w:rFonts w:hint="eastAsia" w:cstheme="minorBidi"/>
          <w:kern w:val="2"/>
          <w:sz w:val="24"/>
          <w:szCs w:val="24"/>
          <w:lang w:val="en-US" w:eastAsia="zh-CN" w:bidi="ar-SA"/>
        </w:rPr>
        <w:t>“</w:t>
      </w:r>
      <w:r>
        <w:rPr>
          <w:rFonts w:hint="default" w:asciiTheme="minorHAnsi" w:hAnsiTheme="minorHAnsi" w:eastAsiaTheme="minorEastAsia" w:cstheme="minorBidi"/>
          <w:kern w:val="2"/>
          <w:sz w:val="24"/>
          <w:szCs w:val="24"/>
          <w:lang w:val="en-US" w:eastAsia="zh-CN" w:bidi="ar-SA"/>
        </w:rPr>
        <w:t>专业媒体主导、形象稳定统一</w:t>
      </w:r>
      <w:r>
        <w:rPr>
          <w:rFonts w:hint="eastAsia" w:cstheme="minorBidi"/>
          <w:kern w:val="2"/>
          <w:sz w:val="24"/>
          <w:szCs w:val="24"/>
          <w:lang w:val="en-US" w:eastAsia="zh-CN" w:bidi="ar-SA"/>
        </w:rPr>
        <w:t>”</w:t>
      </w:r>
      <w:r>
        <w:rPr>
          <w:rFonts w:hint="default" w:asciiTheme="minorHAnsi" w:hAnsiTheme="minorHAnsi" w:eastAsiaTheme="minorEastAsia" w:cstheme="minorBidi"/>
          <w:kern w:val="2"/>
          <w:sz w:val="24"/>
          <w:szCs w:val="24"/>
          <w:lang w:val="en-US" w:eastAsia="zh-CN" w:bidi="ar-SA"/>
        </w:rPr>
        <w:t>的逝者叙事模式，而是呈现</w:t>
      </w:r>
      <w:r>
        <w:rPr>
          <w:rFonts w:hint="eastAsia" w:cstheme="minorBidi"/>
          <w:kern w:val="2"/>
          <w:sz w:val="24"/>
          <w:szCs w:val="24"/>
          <w:lang w:val="en-US" w:eastAsia="zh-CN" w:bidi="ar-SA"/>
        </w:rPr>
        <w:t>出</w:t>
      </w:r>
      <w:r>
        <w:rPr>
          <w:rFonts w:hint="default" w:asciiTheme="minorHAnsi" w:hAnsiTheme="minorHAnsi" w:eastAsiaTheme="minorEastAsia" w:cstheme="minorBidi"/>
          <w:kern w:val="2"/>
          <w:sz w:val="24"/>
          <w:szCs w:val="24"/>
          <w:lang w:val="en-US" w:eastAsia="zh-CN" w:bidi="ar-SA"/>
        </w:rPr>
        <w:t>教育价值追忆</w:t>
      </w:r>
      <w:r>
        <w:rPr>
          <w:rFonts w:hint="eastAsia" w:cstheme="minorBidi"/>
          <w:kern w:val="2"/>
          <w:sz w:val="24"/>
          <w:szCs w:val="24"/>
          <w:lang w:val="en-US" w:eastAsia="zh-CN" w:bidi="ar-SA"/>
        </w:rPr>
        <w:t>——</w:t>
      </w:r>
      <w:r>
        <w:rPr>
          <w:rFonts w:hint="default" w:asciiTheme="minorHAnsi" w:hAnsiTheme="minorHAnsi" w:eastAsiaTheme="minorEastAsia" w:cstheme="minorBidi"/>
          <w:kern w:val="2"/>
          <w:sz w:val="24"/>
          <w:szCs w:val="24"/>
          <w:lang w:val="en-US" w:eastAsia="zh-CN" w:bidi="ar-SA"/>
        </w:rPr>
        <w:t>集体数字哀悼</w:t>
      </w:r>
      <w:r>
        <w:rPr>
          <w:rFonts w:hint="eastAsia" w:cstheme="minorBidi"/>
          <w:kern w:val="2"/>
          <w:sz w:val="24"/>
          <w:szCs w:val="24"/>
          <w:lang w:val="en-US" w:eastAsia="zh-CN" w:bidi="ar-SA"/>
        </w:rPr>
        <w:t>——</w:t>
      </w:r>
      <w:r>
        <w:rPr>
          <w:rFonts w:hint="default" w:asciiTheme="minorHAnsi" w:hAnsiTheme="minorHAnsi" w:eastAsiaTheme="minorEastAsia" w:cstheme="minorBidi"/>
          <w:kern w:val="2"/>
          <w:sz w:val="24"/>
          <w:szCs w:val="24"/>
          <w:lang w:val="en-US" w:eastAsia="zh-CN" w:bidi="ar-SA"/>
        </w:rPr>
        <w:t>迷因戏谑消费的三阶段演化路径。玩梗戏谑话语并未伴随死亡事件即刻爆发，而是存在明显的时间滞后性，发生于悼念情绪退潮之后：玩梗内容自W19开始回升，W20进入快速增长，并在W21—W22维持高位，以死亡方式为符号的迷因娱乐化消费逐步取代专业讨论与悼念表达，成为主导性公共表征。这一结果回应了既有逝后记忆研究</w:t>
      </w:r>
      <w:r>
        <w:rPr>
          <w:rFonts w:hint="eastAsia" w:cstheme="minorBidi"/>
          <w:kern w:val="2"/>
          <w:sz w:val="24"/>
          <w:szCs w:val="24"/>
          <w:lang w:val="en-US" w:eastAsia="zh-CN" w:bidi="ar-SA"/>
        </w:rPr>
        <w:t>“</w:t>
      </w:r>
      <w:r>
        <w:rPr>
          <w:rFonts w:hint="default" w:asciiTheme="minorHAnsi" w:hAnsiTheme="minorHAnsi" w:eastAsiaTheme="minorEastAsia" w:cstheme="minorBidi"/>
          <w:kern w:val="2"/>
          <w:sz w:val="24"/>
          <w:szCs w:val="24"/>
          <w:lang w:val="en-US" w:eastAsia="zh-CN" w:bidi="ar-SA"/>
        </w:rPr>
        <w:t>只问被记住多少、不问被记住什么</w:t>
      </w:r>
      <w:r>
        <w:rPr>
          <w:rFonts w:hint="eastAsia" w:cstheme="minorBidi"/>
          <w:kern w:val="2"/>
          <w:sz w:val="24"/>
          <w:szCs w:val="24"/>
          <w:lang w:val="en-US" w:eastAsia="zh-CN" w:bidi="ar-SA"/>
        </w:rPr>
        <w:t>”</w:t>
      </w:r>
      <w:r>
        <w:rPr>
          <w:rFonts w:hint="default" w:asciiTheme="minorHAnsi" w:hAnsiTheme="minorHAnsi" w:eastAsiaTheme="minorEastAsia" w:cstheme="minorBidi"/>
          <w:kern w:val="2"/>
          <w:sz w:val="24"/>
          <w:szCs w:val="24"/>
          <w:lang w:val="en-US" w:eastAsia="zh-CN" w:bidi="ar-SA"/>
        </w:rPr>
        <w:t>的局限：评估公众人物的逝后集体记忆，不能只依靠话题总提及量、热度高低这类总量指标，更需要关注话语内部的符号结构变迁，区分</w:t>
      </w:r>
      <w:r>
        <w:rPr>
          <w:rFonts w:hint="eastAsia" w:cstheme="minorBidi"/>
          <w:kern w:val="2"/>
          <w:sz w:val="24"/>
          <w:szCs w:val="24"/>
          <w:lang w:val="en-US" w:eastAsia="zh-CN" w:bidi="ar-SA"/>
        </w:rPr>
        <w:t>“</w:t>
      </w:r>
      <w:r>
        <w:rPr>
          <w:rFonts w:hint="default" w:asciiTheme="minorHAnsi" w:hAnsiTheme="minorHAnsi" w:eastAsiaTheme="minorEastAsia" w:cstheme="minorBidi"/>
          <w:kern w:val="2"/>
          <w:sz w:val="24"/>
          <w:szCs w:val="24"/>
          <w:lang w:val="en-US" w:eastAsia="zh-CN" w:bidi="ar-SA"/>
        </w:rPr>
        <w:t>被提及多少</w:t>
      </w:r>
      <w:r>
        <w:rPr>
          <w:rFonts w:hint="eastAsia" w:cstheme="minorBidi"/>
          <w:kern w:val="2"/>
          <w:sz w:val="24"/>
          <w:szCs w:val="24"/>
          <w:lang w:val="en-US" w:eastAsia="zh-CN" w:bidi="ar-SA"/>
        </w:rPr>
        <w:t>”</w:t>
      </w:r>
      <w:r>
        <w:rPr>
          <w:rFonts w:hint="default" w:asciiTheme="minorHAnsi" w:hAnsiTheme="minorHAnsi" w:eastAsiaTheme="minorEastAsia" w:cstheme="minorBidi"/>
          <w:kern w:val="2"/>
          <w:sz w:val="24"/>
          <w:szCs w:val="24"/>
          <w:lang w:val="en-US" w:eastAsia="zh-CN" w:bidi="ar-SA"/>
        </w:rPr>
        <w:t>和</w:t>
      </w:r>
      <w:r>
        <w:rPr>
          <w:rFonts w:hint="eastAsia" w:cstheme="minorBidi"/>
          <w:kern w:val="2"/>
          <w:sz w:val="24"/>
          <w:szCs w:val="24"/>
          <w:lang w:val="en-US" w:eastAsia="zh-CN" w:bidi="ar-SA"/>
        </w:rPr>
        <w:t>“</w:t>
      </w:r>
      <w:r>
        <w:rPr>
          <w:rFonts w:hint="default" w:asciiTheme="minorHAnsi" w:hAnsiTheme="minorHAnsi" w:eastAsiaTheme="minorEastAsia" w:cstheme="minorBidi"/>
          <w:kern w:val="2"/>
          <w:sz w:val="24"/>
          <w:szCs w:val="24"/>
          <w:lang w:val="en-US" w:eastAsia="zh-CN" w:bidi="ar-SA"/>
        </w:rPr>
        <w:t>被如何记住</w:t>
      </w:r>
      <w:r>
        <w:rPr>
          <w:rFonts w:hint="eastAsia" w:cstheme="minorBidi"/>
          <w:kern w:val="2"/>
          <w:sz w:val="24"/>
          <w:szCs w:val="24"/>
          <w:lang w:val="en-US" w:eastAsia="zh-CN" w:bidi="ar-SA"/>
        </w:rPr>
        <w:t>”</w:t>
      </w:r>
      <w:r>
        <w:rPr>
          <w:rFonts w:hint="default" w:asciiTheme="minorHAnsi" w:hAnsiTheme="minorHAnsi" w:eastAsiaTheme="minorEastAsia" w:cstheme="minorBidi"/>
          <w:kern w:val="2"/>
          <w:sz w:val="24"/>
          <w:szCs w:val="24"/>
          <w:lang w:val="en-US" w:eastAsia="zh-CN" w:bidi="ar-SA"/>
        </w:rPr>
        <w:t>，警惕总量数据掩盖下公共记忆内核的置换。</w:t>
      </w:r>
    </w:p>
    <w:p w14:paraId="17E074B1">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outlineLvl w:val="1"/>
        <w:rPr>
          <w:rFonts w:hint="eastAsia" w:ascii="Times New Roman" w:hAnsi="Times New Roman" w:eastAsia="方正楷体_GBK" w:cs="方正楷体_GBK"/>
          <w:b/>
          <w:bCs/>
          <w:color w:val="auto"/>
          <w:kern w:val="0"/>
          <w:sz w:val="24"/>
          <w:highlight w:val="none"/>
          <w:shd w:val="clear" w:fill="FFFFFF"/>
          <w:lang w:val="en-US" w:eastAsia="zh-CN" w:bidi="ar"/>
        </w:rPr>
      </w:pPr>
      <w:r>
        <w:rPr>
          <w:rFonts w:hint="eastAsia" w:ascii="Times New Roman" w:hAnsi="Times New Roman" w:eastAsia="方正楷体_GBK" w:cs="方正楷体_GBK"/>
          <w:b/>
          <w:bCs/>
          <w:color w:val="auto"/>
          <w:kern w:val="0"/>
          <w:sz w:val="24"/>
          <w:highlight w:val="none"/>
          <w:shd w:val="clear" w:fill="FFFFFF"/>
          <w:lang w:val="en-US" w:eastAsia="zh-CN" w:bidi="ar"/>
        </w:rPr>
        <w:t>（二）逝者社会形象偏移是平台算法与用户表达决策持续互动的产物</w:t>
      </w:r>
    </w:p>
    <w:p w14:paraId="4BB4835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lang w:val="en-US" w:eastAsia="zh-CN"/>
        </w:rPr>
      </w:pPr>
      <w:r>
        <w:rPr>
          <w:rFonts w:hint="eastAsia"/>
          <w:sz w:val="24"/>
          <w:szCs w:val="24"/>
          <w:lang w:val="en-US" w:eastAsia="zh-CN"/>
        </w:rPr>
        <w:t>逝者数字公共形象的建构，是平台算法策展与用户行为持续双向反馈的循环产物，既不能将形象异化简单归罪算法的单向推送，也不能完全将其解释为亚文化用户自发玩梗的结果。本研究设置随机、时序、兴趣三套平台策展制度开展反事实对照仿真。三种制度在相同的现实输入、表达效用模型与内容回流机制下，均复现了W20以后玩梗表征快速上升的基本相位，但其幅度与路径存在显著差异。兴趣制度在受限多变量DTW评价中取得最低平均距离（22.0），并在二次增长阶段产生了最高的玩梗型Agent发言率（W22达91.2%）和最大玩梗内容回流量（17.3条）；然而，时序制度下W22总体玩梗曝光（71.2%）反而高于兴趣制度（59.9%），说明表征演化不能由单一曝光指标解释。兴趣制度凭借内容—用户偏好匹配逻辑，显著提升玩梗类智能体的发言率；用户生成的玩梗帖子回流公共内容池，又改变下一轮全体用户的信息流供给，形成“平台配置信息流→用户感知意见气候做出表达决策→新生产内容回流公共池→重构下一轮信息环境”的完整闭环。此外，B、D、R消融实验进一步拆解微观作用机制。常态表达效用B保证事件热度消退后用户表达不会彻底枯竭；意见气候效用D承载沉默的螺旋效应，完成不同群体的选择性激活，是后期玩梗话语崛起的核心动力；注意力余量R实现集体注意力的自然衰减，为悼念叙事退场提供时序条件。三者与平台分发规则协同，共同复现现实舆论偏移轨迹。</w:t>
      </w:r>
    </w:p>
    <w:p w14:paraId="2FEE251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lang w:val="en-US" w:eastAsia="zh-CN"/>
        </w:rPr>
      </w:pPr>
      <w:r>
        <w:rPr>
          <w:rFonts w:hint="eastAsia"/>
          <w:sz w:val="24"/>
          <w:szCs w:val="24"/>
          <w:lang w:val="en-US" w:eastAsia="zh-CN"/>
        </w:rPr>
        <w:t>因此，算法并不直接生产地狱梗、戏谑迷因等内容，但它通过改变“谁看见什么”进入用户的表达效用计算，放大部分用户的表达实践，改变全网感知到的意见气候，进而通过内容回流重组下一轮分发环境，最终决定哪一类符号叙事成为逝者公共记忆的主流。玩梗内容首先来自用户的创作与参与，算法则影响其起爆时点、传播强度与演化轨迹。该结论弥补了过往研究难以分离用户内生动力与算法放大效应的短板，为“曝光结构改变不等同于个体认知直接转变”提供了机制层面的解释。</w:t>
      </w:r>
    </w:p>
    <w:p w14:paraId="3EC0E7CF">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outlineLvl w:val="1"/>
        <w:rPr>
          <w:rFonts w:hint="eastAsia" w:ascii="Times New Roman" w:hAnsi="Times New Roman" w:eastAsia="方正楷体_GBK" w:cs="方正楷体_GBK"/>
          <w:b/>
          <w:bCs/>
          <w:color w:val="auto"/>
          <w:kern w:val="0"/>
          <w:sz w:val="24"/>
          <w:highlight w:val="none"/>
          <w:shd w:val="clear" w:fill="FFFFFF"/>
          <w:lang w:val="en-US" w:eastAsia="zh-CN" w:bidi="ar"/>
        </w:rPr>
      </w:pPr>
      <w:r>
        <w:rPr>
          <w:rFonts w:hint="eastAsia" w:ascii="Times New Roman" w:hAnsi="Times New Roman" w:eastAsia="方正楷体_GBK" w:cs="方正楷体_GBK"/>
          <w:b/>
          <w:bCs/>
          <w:color w:val="auto"/>
          <w:kern w:val="0"/>
          <w:sz w:val="24"/>
          <w:highlight w:val="none"/>
          <w:shd w:val="clear" w:fill="FFFFFF"/>
          <w:lang w:val="en-US" w:eastAsia="zh-CN" w:bidi="ar"/>
        </w:rPr>
        <w:t>（三）玩梗的延迟爆发具有可解释的时序前提：沉默的螺旋与注意力衰减共同构成悼念让位、玩梗起爆的机制条件</w:t>
      </w:r>
    </w:p>
    <w:p w14:paraId="11F0C04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lang w:val="en-US" w:eastAsia="zh-CN"/>
        </w:rPr>
      </w:pPr>
      <w:r>
        <w:rPr>
          <w:rFonts w:hint="eastAsia"/>
          <w:sz w:val="24"/>
          <w:szCs w:val="24"/>
          <w:lang w:val="en-US" w:eastAsia="zh-CN"/>
        </w:rPr>
        <w:t>本研究回应了迷因研究中一个尚未被完整解释的时序之问：悲剧性玩梗为何往往在事件发生一段时间后才大规模占据公共视野，而非事件刚发生便成为主导？真实数据与仿真结果共同表明，悼念内容的边际吸引力随重复曝光递减，集体注意力趋于退潮；与此同时，当玩梗声量上升、悼念表达显得“不合时宜”时，悼念者倾向沉默、玩梗者更敢发声，意见气候在可见性层面发生再分配。沉默的螺旋与注意力衰减的叠加，为玩梗的延迟增长提供了时序前提。单纯的内容可复制性不足以解释这一延迟——迷因理论能够说明玩梗内容为何容易被复制、改编和跨圈层传播，却无法回答“为什么是在悼念退潮之后”这一时间结构问题。本研究将迷因扩散置于公众人物逝世这一兼具仪式规范与戏谑冲动的特殊场景，以“扩散—沉默—退潮”三环节的机制叙事填补了这一空白。</w:t>
      </w:r>
    </w:p>
    <w:p w14:paraId="4D4C0EBE">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outlineLvl w:val="1"/>
        <w:rPr>
          <w:rFonts w:hint="eastAsia" w:ascii="Times New Roman" w:hAnsi="Times New Roman" w:eastAsia="方正楷体_GBK" w:cs="方正楷体_GBK"/>
          <w:b/>
          <w:bCs/>
          <w:color w:val="auto"/>
          <w:kern w:val="0"/>
          <w:sz w:val="24"/>
          <w:highlight w:val="none"/>
          <w:shd w:val="clear" w:fill="FFFFFF"/>
          <w:lang w:val="en-US" w:eastAsia="zh-CN" w:bidi="ar"/>
        </w:rPr>
      </w:pPr>
      <w:r>
        <w:rPr>
          <w:rFonts w:hint="eastAsia" w:ascii="Times New Roman" w:hAnsi="Times New Roman" w:eastAsia="方正楷体_GBK" w:cs="方正楷体_GBK"/>
          <w:b/>
          <w:bCs/>
          <w:color w:val="auto"/>
          <w:kern w:val="0"/>
          <w:sz w:val="24"/>
          <w:highlight w:val="none"/>
          <w:shd w:val="clear" w:fill="FFFFFF"/>
          <w:lang w:val="en-US" w:eastAsia="zh-CN" w:bidi="ar"/>
        </w:rPr>
        <w:t>（四）平台分发机制的治理潜能与边界：从内容删除走向“可见性治理”</w:t>
      </w:r>
    </w:p>
    <w:p w14:paraId="55FB5B9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lang w:val="en-US" w:eastAsia="zh-CN"/>
        </w:rPr>
      </w:pPr>
      <w:r>
        <w:rPr>
          <w:rFonts w:hint="eastAsia"/>
          <w:sz w:val="24"/>
          <w:szCs w:val="24"/>
          <w:lang w:val="en-US" w:eastAsia="zh-CN"/>
        </w:rPr>
        <w:t>平台信息流分发规则可以干预逝后舆情演化轨迹，但治理效果存在明确边界，单纯内容删除并非规范数字哀悼秩序的最优路径。不同策展制度的对比结果证明，推荐机制属于可干预的治理杠杆：调整推荐逻辑，降低高复制性戏谑迷因内容的曝光增益，能够有效推迟玩梗话语起爆时点、削弱其传播强度，缓解逝者被娱乐化解构的现象。但算法调节仅改变内容的公共可见机会，无法从根源消除用户端内生的玩梗创作行为。即便弱化玩梗内容的算法放大，相关文本依旧留存于平台内容池，只是难以进入大规模公共视野。这意味着数字哀悼治理不能对算法技术抱有“彻底根除戏谑表达”的理想化期待。机械删帖管控不仅治理成本高昂，还可能遮蔽网络空间多元的评价声音，甚至催生逆反传播。</w:t>
      </w:r>
    </w:p>
    <w:p w14:paraId="2F6BA4C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lang w:val="en-US" w:eastAsia="zh-CN"/>
        </w:rPr>
      </w:pPr>
      <w:r>
        <w:rPr>
          <w:rFonts w:hint="eastAsia"/>
          <w:sz w:val="24"/>
          <w:szCs w:val="24"/>
          <w:lang w:val="en-US" w:eastAsia="zh-CN"/>
        </w:rPr>
        <w:t>平台治理应当转向“可见性治理”新思路，在遏制恶意地狱梗大规模扩散的前提下，保留对逝者进行公共价值讨论、多元评价的话语空间，审慎平衡严肃哀悼伦理与网络亚文化表达之间的张力。兴趣制度之所以在拟合优度与玩梗激活两个维度均表现突出，恰恰因为其将个体信息流与智能体既有类型特征相联系，使差异化曝光进入表达效用，并通过用户发帖回流持续重组后续内容环境。这意味着，治理的着力点不应仅在于“删除什么”，更在于“让谁看见什么”。当然，本研究仅在机制建构层面展示这种可能性，并未对具体治理方案作因果评估，相关推论应止于“方向性提示”。</w:t>
      </w:r>
    </w:p>
    <w:p w14:paraId="3DAEFC0B">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outlineLvl w:val="1"/>
        <w:rPr>
          <w:rFonts w:hint="default" w:ascii="Times New Roman" w:hAnsi="Times New Roman" w:eastAsia="方正楷体_GBK" w:cs="方正楷体_GBK"/>
          <w:b/>
          <w:bCs/>
          <w:color w:val="auto"/>
          <w:kern w:val="0"/>
          <w:sz w:val="24"/>
          <w:highlight w:val="none"/>
          <w:shd w:val="clear" w:fill="FFFFFF"/>
          <w:lang w:val="en-US" w:eastAsia="zh-CN" w:bidi="ar"/>
        </w:rPr>
      </w:pPr>
      <w:r>
        <w:rPr>
          <w:rFonts w:hint="eastAsia" w:ascii="Times New Roman" w:hAnsi="Times New Roman" w:eastAsia="方正楷体_GBK" w:cs="方正楷体_GBK"/>
          <w:b/>
          <w:bCs/>
          <w:color w:val="auto"/>
          <w:kern w:val="0"/>
          <w:sz w:val="24"/>
          <w:highlight w:val="none"/>
          <w:shd w:val="clear" w:fill="FFFFFF"/>
          <w:lang w:val="en-US" w:eastAsia="zh-CN" w:bidi="ar"/>
        </w:rPr>
        <w:t>（五）总结</w:t>
      </w:r>
    </w:p>
    <w:p w14:paraId="4F37F30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lang w:val="en-US" w:eastAsia="zh-CN"/>
        </w:rPr>
      </w:pPr>
      <w:r>
        <w:rPr>
          <w:rFonts w:hint="eastAsia"/>
          <w:sz w:val="24"/>
          <w:szCs w:val="24"/>
          <w:lang w:val="en-US" w:eastAsia="zh-CN"/>
        </w:rPr>
        <w:t>公众人物逝后迷因狂欢现象，不只是网民个体媒介道德问题，更是由平台技术架构、流量分配规则共同塑造的公共实践。数字哀悼伦理的建设，需要双重主体共同努力：一方面，网民需要建立面对死亡议题的媒介自觉，分辨戏谑玩梗与逝者消费的伦理边界；另一方面，平台应当承担起数字记忆策展的公共责任，把人文价值嵌入算法设计逻辑，约束流量优先的分发导向。</w:t>
      </w:r>
    </w:p>
    <w:p w14:paraId="6DD2A08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lang w:val="en-US" w:eastAsia="zh-CN"/>
        </w:rPr>
      </w:pPr>
      <w:r>
        <w:rPr>
          <w:rFonts w:hint="eastAsia"/>
          <w:sz w:val="24"/>
          <w:szCs w:val="24"/>
          <w:lang w:val="en-US" w:eastAsia="zh-CN"/>
        </w:rPr>
        <w:t>当“被记住什么”越来越取决于信息流的组织方式，平台推荐机制便不再只是技术配置，而成为塑造公共记忆与数字哀悼秩序的基础性力量。本研究以可操作、可证伪的仿真框架，将这一通常被视为“黑箱”的过程拆解为可追溯的记录，为理解算法时代的公共话语演化提供了机制层面的参照，也为在技术逻辑与人文价值之间寻求平衡的数字治理实践提供了学理依据。技术应当服务完整的集体记忆，而非仅仅服务传播热度，避免死亡悲剧在赛博空间被无休止娱乐化消费，捍卫数字时代集体记忆的严肃性与完整性。如何在算法效率与逝者尊严、表达自由与哀悼伦理之间划定边界，将是传播学与计算社会科学长期面对的共同课题。后续研究可以扩大智能体规模，纳入多起公众人物逝世案例开展比较仿真；也可以进一步探索不同治理参数的仿真实验，为平台构建兼顾多元表达与数字哀悼伦理的内容分发策略，提供更细化的经验证据。</w:t>
      </w:r>
    </w:p>
    <w:p w14:paraId="4C1A495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lang w:val="en-US" w:eastAsia="zh-CN"/>
        </w:rPr>
      </w:pPr>
    </w:p>
    <w:p w14:paraId="428805EE">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400" w:lineRule="exact"/>
        <w:textAlignment w:val="auto"/>
        <w:outlineLvl w:val="0"/>
        <w:rPr>
          <w:rFonts w:hint="eastAsia" w:ascii="方正黑体_GBK" w:hAnsi="方正黑体_GBK" w:eastAsia="方正黑体_GBK" w:cs="方正黑体_GBK"/>
          <w:b/>
          <w:bCs/>
          <w:color w:val="auto"/>
          <w:kern w:val="0"/>
          <w:sz w:val="28"/>
          <w:szCs w:val="28"/>
          <w:highlight w:val="none"/>
          <w:shd w:val="clear" w:fill="FFFFFF"/>
          <w:lang w:val="en-US" w:eastAsia="zh-CN" w:bidi="ar"/>
        </w:rPr>
      </w:pPr>
      <w:r>
        <w:rPr>
          <w:rFonts w:hint="eastAsia" w:ascii="方正黑体_GBK" w:hAnsi="方正黑体_GBK" w:eastAsia="方正黑体_GBK" w:cs="方正黑体_GBK"/>
          <w:b/>
          <w:bCs/>
          <w:color w:val="auto"/>
          <w:kern w:val="0"/>
          <w:sz w:val="28"/>
          <w:szCs w:val="28"/>
          <w:highlight w:val="none"/>
          <w:shd w:val="clear" w:fill="FFFFFF"/>
          <w:lang w:val="en-US" w:eastAsia="zh-CN" w:bidi="ar"/>
        </w:rPr>
        <w:t>附录</w:t>
      </w:r>
    </w:p>
    <w:p w14:paraId="11CA817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eastAsia"/>
          <w:sz w:val="24"/>
          <w:szCs w:val="24"/>
          <w:lang w:val="en-US" w:eastAsia="zh-CN"/>
        </w:rPr>
        <w:t>见工作区paper/appendices。</w:t>
      </w:r>
    </w:p>
    <w:p w14:paraId="34633E81">
      <w:pPr>
        <w:rPr>
          <w:rFonts w:hint="eastAsia" w:ascii="方正黑体_GBK" w:hAnsi="方正黑体_GBK" w:eastAsia="方正黑体_GBK" w:cs="方正黑体_GBK"/>
          <w:b/>
          <w:bCs/>
          <w:color w:val="auto"/>
          <w:kern w:val="0"/>
          <w:sz w:val="28"/>
          <w:szCs w:val="28"/>
          <w:highlight w:val="none"/>
          <w:shd w:val="clear" w:fill="FFFFFF"/>
          <w:lang w:val="en-US" w:eastAsia="zh-CN" w:bidi="ar"/>
        </w:rPr>
      </w:pPr>
      <w:r>
        <w:rPr>
          <w:rFonts w:hint="eastAsia" w:ascii="方正黑体_GBK" w:hAnsi="方正黑体_GBK" w:eastAsia="方正黑体_GBK" w:cs="方正黑体_GBK"/>
          <w:b/>
          <w:bCs/>
          <w:color w:val="auto"/>
          <w:kern w:val="0"/>
          <w:sz w:val="28"/>
          <w:szCs w:val="28"/>
          <w:highlight w:val="none"/>
          <w:shd w:val="clear" w:fill="FFFFFF"/>
          <w:lang w:val="en-US" w:eastAsia="zh-CN" w:bidi="ar"/>
        </w:rPr>
        <w:br w:type="page"/>
      </w:r>
    </w:p>
    <w:p w14:paraId="04F339F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方正黑体_GBK" w:hAnsi="方正黑体_GBK" w:eastAsia="方正黑体_GBK" w:cs="方正黑体_GBK"/>
          <w:b/>
          <w:bCs/>
          <w:color w:val="auto"/>
          <w:kern w:val="0"/>
          <w:sz w:val="28"/>
          <w:szCs w:val="28"/>
          <w:highlight w:val="none"/>
          <w:shd w:val="clear" w:fill="FFFFFF"/>
          <w:lang w:val="en-US" w:eastAsia="zh-CN" w:bidi="ar"/>
        </w:rPr>
      </w:pPr>
      <w:r>
        <w:rPr>
          <w:rFonts w:hint="eastAsia" w:ascii="方正黑体_GBK" w:hAnsi="方正黑体_GBK" w:eastAsia="方正黑体_GBK" w:cs="方正黑体_GBK"/>
          <w:b/>
          <w:bCs/>
          <w:color w:val="auto"/>
          <w:kern w:val="0"/>
          <w:sz w:val="28"/>
          <w:szCs w:val="28"/>
          <w:highlight w:val="none"/>
          <w:shd w:val="clear" w:fill="FFFFFF"/>
          <w:lang w:val="en-US" w:eastAsia="zh-CN" w:bidi="ar"/>
        </w:rPr>
        <w:t>参考文献</w:t>
      </w:r>
    </w:p>
    <w:sectPr>
      <w:footerReference r:id="rId7" w:type="default"/>
      <w:footnotePr>
        <w:numFmt w:val="decimal"/>
      </w:footnotePr>
      <w:endnotePr>
        <w:numFmt w:val="decimal"/>
      </w:endnote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续昼" w:date="2026-09-14T22:43:41Z" w:initials="">
    <w:p w14:paraId="5EAF5DA2">
      <w:pPr>
        <w:pStyle w:val="2"/>
        <w:rPr>
          <w:rFonts w:hint="default" w:eastAsiaTheme="minorEastAsia"/>
          <w:lang w:val="en-US" w:eastAsia="zh-CN"/>
        </w:rPr>
      </w:pPr>
      <w:r>
        <w:rPr>
          <w:rFonts w:hint="eastAsia"/>
          <w:lang w:val="en-US" w:eastAsia="zh-CN"/>
        </w:rPr>
        <w:t>这部分内容我保留了第一版的，麻烦康康改一下正文，对应看一下文献。</w:t>
      </w:r>
    </w:p>
  </w:comment>
  <w:comment w:id="1" w:author="续昼" w:date="2026-09-14T22:45:05Z" w:initials="">
    <w:p w14:paraId="124E652E">
      <w:pPr>
        <w:pStyle w:val="2"/>
        <w:rPr>
          <w:rFonts w:hint="default" w:eastAsiaTheme="minorEastAsia"/>
          <w:lang w:val="en-US" w:eastAsia="zh-CN"/>
        </w:rPr>
      </w:pPr>
      <w:r>
        <w:rPr>
          <w:rFonts w:hint="eastAsia"/>
          <w:lang w:val="en-US" w:eastAsia="zh-CN"/>
        </w:rPr>
        <w:t>这部分内容是可以的，但“算法策展”这个说法需要再斟酌一下。这部分缩减到2个自然段即可。</w:t>
      </w:r>
    </w:p>
  </w:comment>
  <w:comment w:id="2" w:author="续昼" w:date="2026-09-14T22:48:06Z" w:initials="">
    <w:p w14:paraId="088FCB08">
      <w:pPr>
        <w:pStyle w:val="2"/>
        <w:rPr>
          <w:rFonts w:hint="default" w:eastAsiaTheme="minorEastAsia"/>
          <w:lang w:val="en-US" w:eastAsia="zh-CN"/>
        </w:rPr>
      </w:pPr>
      <w:r>
        <w:rPr>
          <w:rFonts w:hint="eastAsia"/>
          <w:lang w:val="en-US" w:eastAsia="zh-CN"/>
        </w:rPr>
        <w:t>和工科同学再对一下</w:t>
      </w:r>
    </w:p>
  </w:comment>
  <w:comment w:id="3" w:author="续昼" w:date="2026-09-14T23:02:10Z" w:initials="">
    <w:p w14:paraId="3915F94A">
      <w:pPr>
        <w:pStyle w:val="2"/>
        <w:rPr>
          <w:rFonts w:hint="default" w:eastAsiaTheme="minorEastAsia"/>
          <w:lang w:val="en-US" w:eastAsia="zh-CN"/>
        </w:rPr>
      </w:pPr>
      <w:r>
        <w:rPr>
          <w:rFonts w:hint="eastAsia"/>
          <w:lang w:val="en-US" w:eastAsia="zh-CN"/>
        </w:rPr>
        <w:t>这部分需要锭云和人杰添加一下这俩理论参考的参数/公式设置的文献。</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EAF5DA2" w15:done="0"/>
  <w15:commentEx w15:paraId="124E652E" w15:done="0"/>
  <w15:commentEx w15:paraId="088FCB08" w15:done="0"/>
  <w15:commentEx w15:paraId="3915F94A"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60">
    <w:p/>
  </w:endnote>
  <w:endnote w:type="continuationSeparator" w:id="61">
    <w:p/>
  </w:endnote>
  <w:endnote w:id="0">
    <w:p w14:paraId="451944A9">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ins w:id="0" w:author="续昼" w:date="2026-09-15T17:58:48Z">
        <w:r>
          <w:rPr>
            <w:rFonts w:hint="eastAsia" w:ascii="Times New Roman" w:hAnsi="Times New Roman" w:eastAsiaTheme="minorEastAsia" w:cstheme="minorBidi"/>
            <w:kern w:val="2"/>
            <w:sz w:val="24"/>
            <w:szCs w:val="24"/>
            <w:lang w:val="en-US" w:eastAsia="zh-CN" w:bidi="ar-SA"/>
          </w:rPr>
          <w:t>[</w:t>
        </w:r>
      </w:ins>
      <w:ins w:id="1" w:author="续昼" w:date="2026-09-15T17:58:48Z">
        <w:r>
          <w:rPr>
            <w:rFonts w:hint="eastAsia" w:ascii="Times New Roman" w:hAnsi="Times New Roman" w:eastAsiaTheme="minorEastAsia" w:cstheme="minorBidi"/>
            <w:kern w:val="2"/>
            <w:sz w:val="24"/>
            <w:szCs w:val="24"/>
            <w:lang w:val="en-US" w:eastAsia="zh-CN" w:bidi="ar-SA"/>
          </w:rPr>
          <w:endnoteRef/>
        </w:r>
      </w:ins>
      <w:ins w:id="2" w:author="续昼" w:date="2026-09-15T17:58:48Z">
        <w:r>
          <w:rPr>
            <w:rFonts w:hint="eastAsia" w:ascii="Times New Roman" w:hAnsi="Times New Roman" w:eastAsiaTheme="minorEastAsia" w:cstheme="minorBidi"/>
            <w:kern w:val="2"/>
            <w:sz w:val="24"/>
            <w:szCs w:val="24"/>
            <w:lang w:val="en-US" w:eastAsia="zh-CN" w:bidi="ar-SA"/>
          </w:rPr>
          <w:t>] 周葆华, 钟媛. “春天的花开秋天的风”：社交媒体、集体悼念与延展性情感空间——以李文亮微博评论（2020—2021）为例的计算传播分析[J]. 国际新闻界, 2021, 43(3): 79-106.</w:t>
        </w:r>
      </w:ins>
    </w:p>
  </w:endnote>
  <w:endnote w:id="1">
    <w:p w14:paraId="1539105A">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ins w:id="3" w:author="续昼" w:date="2026-09-15T17:58:48Z">
        <w:r>
          <w:rPr>
            <w:rFonts w:hint="eastAsia" w:ascii="Times New Roman" w:hAnsi="Times New Roman" w:eastAsiaTheme="minorEastAsia" w:cstheme="minorBidi"/>
            <w:kern w:val="2"/>
            <w:sz w:val="24"/>
            <w:szCs w:val="24"/>
            <w:lang w:val="en-US" w:eastAsia="zh-CN" w:bidi="ar-SA"/>
          </w:rPr>
          <w:t>[</w:t>
        </w:r>
      </w:ins>
      <w:ins w:id="4" w:author="续昼" w:date="2026-09-15T17:58:48Z">
        <w:r>
          <w:rPr>
            <w:rFonts w:hint="eastAsia" w:ascii="Times New Roman" w:hAnsi="Times New Roman" w:eastAsiaTheme="minorEastAsia" w:cstheme="minorBidi"/>
            <w:kern w:val="2"/>
            <w:sz w:val="24"/>
            <w:szCs w:val="24"/>
            <w:lang w:val="en-US" w:eastAsia="zh-CN" w:bidi="ar-SA"/>
          </w:rPr>
          <w:endnoteRef/>
        </w:r>
      </w:ins>
      <w:ins w:id="5" w:author="续昼" w:date="2026-09-15T17:58:48Z">
        <w:r>
          <w:rPr>
            <w:rFonts w:hint="eastAsia" w:ascii="Times New Roman" w:hAnsi="Times New Roman" w:eastAsiaTheme="minorEastAsia" w:cstheme="minorBidi"/>
            <w:kern w:val="2"/>
            <w:sz w:val="24"/>
            <w:szCs w:val="24"/>
            <w:lang w:val="en-US" w:eastAsia="zh-CN" w:bidi="ar-SA"/>
          </w:rPr>
          <w:t>] 高嘉潞. 陌生人的社会共悼：中国特色的数字哀悼与持续性联结[J]. 吉首大学学报（社会科学版）, 2024, 45(2): 150-160.</w:t>
        </w:r>
      </w:ins>
    </w:p>
  </w:endnote>
  <w:endnote w:id="2">
    <w:p w14:paraId="5DE210BA">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w:t>
      </w:r>
      <w:r>
        <w:rPr>
          <w:rFonts w:hint="eastAsia" w:ascii="Times New Roman" w:hAnsi="Times New Roman" w:eastAsiaTheme="minorEastAsia" w:cstheme="minorBidi"/>
          <w:kern w:val="2"/>
          <w:sz w:val="24"/>
          <w:szCs w:val="24"/>
          <w:lang w:val="en-US" w:eastAsia="zh-CN" w:bidi="ar-SA"/>
        </w:rPr>
        <w:endnoteRef/>
      </w:r>
      <w:r>
        <w:rPr>
          <w:rFonts w:hint="eastAsia" w:ascii="Times New Roman" w:hAnsi="Times New Roman" w:eastAsiaTheme="minorEastAsia" w:cstheme="minorBidi"/>
          <w:kern w:val="2"/>
          <w:sz w:val="24"/>
          <w:szCs w:val="24"/>
          <w:lang w:val="en-US" w:eastAsia="zh-CN" w:bidi="ar-SA"/>
        </w:rPr>
        <w:t xml:space="preserve">] </w:t>
      </w:r>
      <w:ins w:id="6" w:author="续昼" w:date="2026-09-15T17:58:48Z">
        <w:r>
          <w:rPr>
            <w:rFonts w:hint="eastAsia" w:ascii="Times New Roman" w:hAnsi="Times New Roman" w:eastAsiaTheme="minorEastAsia" w:cstheme="minorBidi"/>
            <w:kern w:val="2"/>
            <w:sz w:val="24"/>
            <w:szCs w:val="24"/>
            <w:lang w:val="en-US" w:eastAsia="zh-CN" w:bidi="ar-SA"/>
          </w:rPr>
          <w:t xml:space="preserve">ERIKSSON KRUTRÖK M. Algorithmic closeness in mourning: Vernaculars of the hashtag #grief on TikTok[J]. Social Media + Society, 2021, 7(3): 1-12. </w:t>
        </w:r>
      </w:ins>
    </w:p>
  </w:endnote>
  <w:endnote w:id="3">
    <w:p w14:paraId="310E0577">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ins w:id="7" w:author="续昼" w:date="2026-09-15T17:58:48Z">
        <w:r>
          <w:rPr>
            <w:rFonts w:hint="eastAsia" w:ascii="Times New Roman" w:hAnsi="Times New Roman" w:eastAsiaTheme="minorEastAsia" w:cstheme="minorBidi"/>
            <w:kern w:val="2"/>
            <w:sz w:val="24"/>
            <w:szCs w:val="24"/>
            <w:lang w:val="en-US" w:eastAsia="zh-CN" w:bidi="ar-SA"/>
          </w:rPr>
          <w:t>[</w:t>
        </w:r>
      </w:ins>
      <w:ins w:id="8" w:author="续昼" w:date="2026-09-15T17:58:48Z">
        <w:r>
          <w:rPr>
            <w:rFonts w:hint="eastAsia" w:ascii="Times New Roman" w:hAnsi="Times New Roman" w:eastAsiaTheme="minorEastAsia" w:cstheme="minorBidi"/>
            <w:kern w:val="2"/>
            <w:sz w:val="24"/>
            <w:szCs w:val="24"/>
            <w:lang w:val="en-US" w:eastAsia="zh-CN" w:bidi="ar-SA"/>
          </w:rPr>
          <w:endnoteRef/>
        </w:r>
      </w:ins>
      <w:ins w:id="9" w:author="续昼" w:date="2026-09-15T17:58:48Z">
        <w:r>
          <w:rPr>
            <w:rFonts w:hint="eastAsia" w:ascii="Times New Roman" w:hAnsi="Times New Roman" w:eastAsiaTheme="minorEastAsia" w:cstheme="minorBidi"/>
            <w:kern w:val="2"/>
            <w:sz w:val="24"/>
            <w:szCs w:val="24"/>
            <w:lang w:val="en-US" w:eastAsia="zh-CN" w:bidi="ar-SA"/>
          </w:rPr>
          <w:t>] LIN L, LU Z. Douyin as a memorial gathering for CoCo: Algorithmic experiences of online collective mourning[J]. Proceedings of the ACM on Human-Computer Interaction, 2025, 9(2): Article CSCW066, 1-22.</w:t>
        </w:r>
      </w:ins>
    </w:p>
  </w:endnote>
  <w:endnote w:id="4">
    <w:p w14:paraId="10B865E8">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ins w:id="10" w:author="续昼" w:date="2026-09-15T17:58:48Z">
        <w:r>
          <w:rPr>
            <w:rFonts w:hint="eastAsia" w:ascii="Times New Roman" w:hAnsi="Times New Roman" w:eastAsiaTheme="minorEastAsia" w:cstheme="minorBidi"/>
            <w:kern w:val="2"/>
            <w:sz w:val="24"/>
            <w:szCs w:val="24"/>
            <w:lang w:val="en-US" w:eastAsia="zh-CN" w:bidi="ar-SA"/>
          </w:rPr>
          <w:t>[</w:t>
        </w:r>
      </w:ins>
      <w:ins w:id="11" w:author="续昼" w:date="2026-09-15T17:58:48Z">
        <w:r>
          <w:rPr>
            <w:rFonts w:hint="eastAsia" w:ascii="Times New Roman" w:hAnsi="Times New Roman" w:eastAsiaTheme="minorEastAsia" w:cstheme="minorBidi"/>
            <w:kern w:val="2"/>
            <w:sz w:val="24"/>
            <w:szCs w:val="24"/>
            <w:lang w:val="en-US" w:eastAsia="zh-CN" w:bidi="ar-SA"/>
          </w:rPr>
          <w:endnoteRef/>
        </w:r>
      </w:ins>
      <w:ins w:id="12" w:author="续昼" w:date="2026-09-15T17:58:48Z">
        <w:r>
          <w:rPr>
            <w:rFonts w:hint="eastAsia" w:ascii="Times New Roman" w:hAnsi="Times New Roman" w:eastAsiaTheme="minorEastAsia" w:cstheme="minorBidi"/>
            <w:kern w:val="2"/>
            <w:sz w:val="24"/>
            <w:szCs w:val="24"/>
            <w:lang w:val="en-US" w:eastAsia="zh-CN" w:bidi="ar-SA"/>
          </w:rPr>
          <w:t xml:space="preserve">] AKHTHER N, TETTEH D A. Global mediatized death and emotion: Parasocial grieving-mourning #stephenhawking on Twitter[J]. OMEGA—Journal of Death and Dying, 2023, 87(1): 126-145. </w:t>
        </w:r>
      </w:ins>
    </w:p>
  </w:endnote>
  <w:endnote w:id="5">
    <w:p w14:paraId="7995D4AD">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ins w:id="13" w:author="续昼" w:date="2026-09-15T17:58:48Z">
        <w:r>
          <w:rPr>
            <w:rFonts w:hint="eastAsia" w:ascii="Times New Roman" w:hAnsi="Times New Roman" w:eastAsiaTheme="minorEastAsia" w:cstheme="minorBidi"/>
            <w:kern w:val="2"/>
            <w:sz w:val="24"/>
            <w:szCs w:val="24"/>
            <w:lang w:val="en-US" w:eastAsia="zh-CN" w:bidi="ar-SA"/>
          </w:rPr>
          <w:t>[</w:t>
        </w:r>
      </w:ins>
      <w:ins w:id="14" w:author="续昼" w:date="2026-09-15T17:58:48Z">
        <w:r>
          <w:rPr>
            <w:rFonts w:hint="eastAsia" w:ascii="Times New Roman" w:hAnsi="Times New Roman" w:eastAsiaTheme="minorEastAsia" w:cstheme="minorBidi"/>
            <w:kern w:val="2"/>
            <w:sz w:val="24"/>
            <w:szCs w:val="24"/>
            <w:lang w:val="en-US" w:eastAsia="zh-CN" w:bidi="ar-SA"/>
          </w:rPr>
          <w:endnoteRef/>
        </w:r>
      </w:ins>
      <w:ins w:id="15" w:author="续昼" w:date="2026-09-15T17:58:48Z">
        <w:r>
          <w:rPr>
            <w:rFonts w:hint="eastAsia" w:ascii="Times New Roman" w:hAnsi="Times New Roman" w:eastAsiaTheme="minorEastAsia" w:cstheme="minorBidi"/>
            <w:kern w:val="2"/>
            <w:sz w:val="24"/>
            <w:szCs w:val="24"/>
            <w:lang w:val="en-US" w:eastAsia="zh-CN" w:bidi="ar-SA"/>
          </w:rPr>
          <w:t>] TRILLÒ T, HALLINAN B, SHIFMAN L. A typology of social media rituals[J]. Journal of Computer-Mediated Communication, 2022, 27(4): zmac011.</w:t>
        </w:r>
      </w:ins>
    </w:p>
  </w:endnote>
  <w:endnote w:id="6">
    <w:p w14:paraId="14C7521F">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ins w:id="16" w:author="续昼" w:date="2026-09-15T17:58:48Z">
        <w:r>
          <w:rPr>
            <w:rFonts w:hint="eastAsia" w:ascii="Times New Roman" w:hAnsi="Times New Roman" w:eastAsiaTheme="minorEastAsia" w:cstheme="minorBidi"/>
            <w:kern w:val="2"/>
            <w:sz w:val="24"/>
            <w:szCs w:val="24"/>
            <w:lang w:val="en-US" w:eastAsia="zh-CN" w:bidi="ar-SA"/>
          </w:rPr>
          <w:t>[</w:t>
        </w:r>
      </w:ins>
      <w:ins w:id="17" w:author="续昼" w:date="2026-09-15T17:58:48Z">
        <w:r>
          <w:rPr>
            <w:rFonts w:hint="eastAsia" w:ascii="Times New Roman" w:hAnsi="Times New Roman" w:eastAsiaTheme="minorEastAsia" w:cstheme="minorBidi"/>
            <w:kern w:val="2"/>
            <w:sz w:val="24"/>
            <w:szCs w:val="24"/>
            <w:lang w:val="en-US" w:eastAsia="zh-CN" w:bidi="ar-SA"/>
          </w:rPr>
          <w:endnoteRef/>
        </w:r>
      </w:ins>
      <w:ins w:id="18" w:author="续昼" w:date="2026-09-15T17:58:48Z">
        <w:r>
          <w:rPr>
            <w:rFonts w:hint="eastAsia" w:ascii="Times New Roman" w:hAnsi="Times New Roman" w:eastAsiaTheme="minorEastAsia" w:cstheme="minorBidi"/>
            <w:kern w:val="2"/>
            <w:sz w:val="24"/>
            <w:szCs w:val="24"/>
            <w:lang w:val="en-US" w:eastAsia="zh-CN" w:bidi="ar-SA"/>
          </w:rPr>
          <w:t>] WEST R, LESKOVEC J, POTTS C. Postmortem memory of public figures in news and social media[J]. Proceedings of the National Academy of Sciences, 2021, 118(38): e2106152118.</w:t>
        </w:r>
      </w:ins>
    </w:p>
  </w:endnote>
  <w:endnote w:id="7">
    <w:p w14:paraId="0D4E44B1">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ins w:id="19" w:author="续昼" w:date="2026-09-15T17:58:48Z">
        <w:r>
          <w:rPr>
            <w:rFonts w:hint="eastAsia" w:ascii="Times New Roman" w:hAnsi="Times New Roman" w:eastAsiaTheme="minorEastAsia" w:cstheme="minorBidi"/>
            <w:kern w:val="2"/>
            <w:sz w:val="24"/>
            <w:szCs w:val="24"/>
            <w:lang w:val="en-US" w:eastAsia="zh-CN" w:bidi="ar-SA"/>
          </w:rPr>
          <w:t>[</w:t>
        </w:r>
      </w:ins>
      <w:ins w:id="20" w:author="续昼" w:date="2026-09-15T17:58:48Z">
        <w:r>
          <w:rPr>
            <w:rFonts w:hint="eastAsia" w:ascii="Times New Roman" w:hAnsi="Times New Roman" w:eastAsiaTheme="minorEastAsia" w:cstheme="minorBidi"/>
            <w:kern w:val="2"/>
            <w:sz w:val="24"/>
            <w:szCs w:val="24"/>
            <w:lang w:val="en-US" w:eastAsia="zh-CN" w:bidi="ar-SA"/>
          </w:rPr>
          <w:endnoteRef/>
        </w:r>
      </w:ins>
      <w:ins w:id="21" w:author="续昼" w:date="2026-09-15T17:58:48Z">
        <w:r>
          <w:rPr>
            <w:rFonts w:hint="eastAsia" w:ascii="Times New Roman" w:hAnsi="Times New Roman" w:eastAsiaTheme="minorEastAsia" w:cstheme="minorBidi"/>
            <w:kern w:val="2"/>
            <w:sz w:val="24"/>
            <w:szCs w:val="24"/>
            <w:lang w:val="en-US" w:eastAsia="zh-CN" w:bidi="ar-SA"/>
          </w:rPr>
          <w:t xml:space="preserve">] DAWKINS R. </w:t>
        </w:r>
      </w:ins>
      <w:ins w:id="22" w:author="续昼" w:date="2026-09-15T17:58:48Z">
        <w:r>
          <w:rPr>
            <w:rFonts w:hint="default" w:ascii="Times New Roman Italic" w:hAnsi="Times New Roman Italic" w:cs="Times New Roman Italic" w:eastAsiaTheme="minorEastAsia"/>
            <w:i/>
            <w:iCs/>
            <w:kern w:val="2"/>
            <w:sz w:val="24"/>
            <w:szCs w:val="24"/>
            <w:lang w:val="en-US" w:eastAsia="zh-CN" w:bidi="ar-SA"/>
          </w:rPr>
          <w:t>The selfish gene</w:t>
        </w:r>
      </w:ins>
      <w:ins w:id="23" w:author="续昼" w:date="2026-09-15T17:58:48Z">
        <w:r>
          <w:rPr>
            <w:rFonts w:hint="eastAsia" w:ascii="Times New Roman" w:hAnsi="Times New Roman" w:eastAsiaTheme="minorEastAsia" w:cstheme="minorBidi"/>
            <w:kern w:val="2"/>
            <w:sz w:val="24"/>
            <w:szCs w:val="24"/>
            <w:lang w:val="en-US" w:eastAsia="zh-CN" w:bidi="ar-SA"/>
          </w:rPr>
          <w:t>[M]. Oxford: Oxford University Press, 1976.</w:t>
        </w:r>
      </w:ins>
    </w:p>
  </w:endnote>
  <w:endnote w:id="8">
    <w:p w14:paraId="47A6CEEA">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ins w:id="24" w:author="续昼" w:date="2026-09-15T17:58:48Z">
        <w:r>
          <w:rPr>
            <w:rFonts w:hint="eastAsia" w:ascii="Times New Roman" w:hAnsi="Times New Roman" w:eastAsiaTheme="minorEastAsia" w:cstheme="minorBidi"/>
            <w:kern w:val="2"/>
            <w:sz w:val="24"/>
            <w:szCs w:val="24"/>
            <w:lang w:val="en-US" w:eastAsia="zh-CN" w:bidi="ar-SA"/>
          </w:rPr>
          <w:t>[</w:t>
        </w:r>
      </w:ins>
      <w:ins w:id="25" w:author="续昼" w:date="2026-09-15T17:58:48Z">
        <w:r>
          <w:rPr>
            <w:rFonts w:hint="eastAsia" w:ascii="Times New Roman" w:hAnsi="Times New Roman" w:eastAsiaTheme="minorEastAsia" w:cstheme="minorBidi"/>
            <w:kern w:val="2"/>
            <w:sz w:val="24"/>
            <w:szCs w:val="24"/>
            <w:lang w:val="en-US" w:eastAsia="zh-CN" w:bidi="ar-SA"/>
          </w:rPr>
          <w:endnoteRef/>
        </w:r>
      </w:ins>
      <w:ins w:id="26" w:author="续昼" w:date="2026-09-15T17:58:48Z">
        <w:r>
          <w:rPr>
            <w:rFonts w:hint="eastAsia" w:ascii="Times New Roman" w:hAnsi="Times New Roman" w:eastAsiaTheme="minorEastAsia" w:cstheme="minorBidi"/>
            <w:kern w:val="2"/>
            <w:sz w:val="24"/>
            <w:szCs w:val="24"/>
            <w:lang w:val="en-US" w:eastAsia="zh-CN" w:bidi="ar-SA"/>
          </w:rPr>
          <w:t xml:space="preserve">] SHIFMAN L. </w:t>
        </w:r>
      </w:ins>
      <w:ins w:id="27" w:author="续昼" w:date="2026-09-15T17:58:48Z">
        <w:r>
          <w:rPr>
            <w:rFonts w:hint="default" w:ascii="Times New Roman Italic" w:hAnsi="Times New Roman Italic" w:cs="Times New Roman Italic" w:eastAsiaTheme="minorEastAsia"/>
            <w:i/>
            <w:iCs/>
            <w:kern w:val="2"/>
            <w:sz w:val="24"/>
            <w:szCs w:val="24"/>
            <w:lang w:val="en-US" w:eastAsia="zh-CN" w:bidi="ar-SA"/>
          </w:rPr>
          <w:t>Memes in digital culture</w:t>
        </w:r>
      </w:ins>
      <w:ins w:id="28" w:author="续昼" w:date="2026-09-15T17:58:48Z">
        <w:r>
          <w:rPr>
            <w:rFonts w:hint="eastAsia" w:ascii="Times New Roman" w:hAnsi="Times New Roman" w:eastAsiaTheme="minorEastAsia" w:cstheme="minorBidi"/>
            <w:kern w:val="2"/>
            <w:sz w:val="24"/>
            <w:szCs w:val="24"/>
            <w:lang w:val="en-US" w:eastAsia="zh-CN" w:bidi="ar-SA"/>
          </w:rPr>
          <w:t>[M]. Cambridge, MA: MIT Press, 2013.</w:t>
        </w:r>
      </w:ins>
    </w:p>
  </w:endnote>
  <w:endnote w:id="9">
    <w:p w14:paraId="67BE1C36">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ins w:id="29" w:author="续昼" w:date="2026-09-15T17:58:48Z">
        <w:r>
          <w:rPr>
            <w:rFonts w:hint="eastAsia" w:ascii="Times New Roman" w:hAnsi="Times New Roman" w:eastAsiaTheme="minorEastAsia" w:cstheme="minorBidi"/>
            <w:kern w:val="2"/>
            <w:sz w:val="24"/>
            <w:szCs w:val="24"/>
            <w:lang w:val="en-US" w:eastAsia="zh-CN" w:bidi="ar-SA"/>
          </w:rPr>
          <w:t>[</w:t>
        </w:r>
      </w:ins>
      <w:ins w:id="30" w:author="续昼" w:date="2026-09-15T17:58:48Z">
        <w:r>
          <w:rPr>
            <w:rFonts w:hint="eastAsia" w:ascii="Times New Roman" w:hAnsi="Times New Roman" w:eastAsiaTheme="minorEastAsia" w:cstheme="minorBidi"/>
            <w:kern w:val="2"/>
            <w:sz w:val="24"/>
            <w:szCs w:val="24"/>
            <w:lang w:val="en-US" w:eastAsia="zh-CN" w:bidi="ar-SA"/>
          </w:rPr>
          <w:endnoteRef/>
        </w:r>
      </w:ins>
      <w:ins w:id="31" w:author="续昼" w:date="2026-09-15T17:58:48Z">
        <w:r>
          <w:rPr>
            <w:rFonts w:hint="eastAsia" w:ascii="Times New Roman" w:hAnsi="Times New Roman" w:eastAsiaTheme="minorEastAsia" w:cstheme="minorBidi"/>
            <w:kern w:val="2"/>
            <w:sz w:val="24"/>
            <w:szCs w:val="24"/>
            <w:lang w:val="en-US" w:eastAsia="zh-CN" w:bidi="ar-SA"/>
          </w:rPr>
          <w:t>] JENKINS H. Convergence culture: Where old and new media collide[M]. New York: New York University Press, 2006.</w:t>
        </w:r>
      </w:ins>
    </w:p>
  </w:endnote>
  <w:endnote w:id="10">
    <w:p w14:paraId="66BA4D4F">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ins w:id="32" w:author="续昼" w:date="2026-09-15T17:58:48Z">
        <w:r>
          <w:rPr>
            <w:rFonts w:hint="eastAsia" w:ascii="Times New Roman" w:hAnsi="Times New Roman" w:eastAsiaTheme="minorEastAsia" w:cstheme="minorBidi"/>
            <w:kern w:val="2"/>
            <w:sz w:val="24"/>
            <w:szCs w:val="24"/>
            <w:lang w:val="en-US" w:eastAsia="zh-CN" w:bidi="ar-SA"/>
          </w:rPr>
          <w:t>[</w:t>
        </w:r>
      </w:ins>
      <w:ins w:id="33" w:author="续昼" w:date="2026-09-15T17:58:48Z">
        <w:r>
          <w:rPr>
            <w:rFonts w:hint="eastAsia" w:ascii="Times New Roman" w:hAnsi="Times New Roman" w:eastAsiaTheme="minorEastAsia" w:cstheme="minorBidi"/>
            <w:kern w:val="2"/>
            <w:sz w:val="24"/>
            <w:szCs w:val="24"/>
            <w:lang w:val="en-US" w:eastAsia="zh-CN" w:bidi="ar-SA"/>
          </w:rPr>
          <w:endnoteRef/>
        </w:r>
      </w:ins>
      <w:ins w:id="34" w:author="续昼" w:date="2026-09-15T17:58:48Z">
        <w:r>
          <w:rPr>
            <w:rFonts w:hint="eastAsia" w:ascii="Times New Roman" w:hAnsi="Times New Roman" w:eastAsiaTheme="minorEastAsia" w:cstheme="minorBidi"/>
            <w:kern w:val="2"/>
            <w:sz w:val="24"/>
            <w:szCs w:val="24"/>
            <w:lang w:val="en-US" w:eastAsia="zh-CN" w:bidi="ar-SA"/>
          </w:rPr>
          <w:t>] NISSENBAUM A, SHIFMAN L. Internet memes as contested cultural capital: The case of 4chan’s /b/ board[J]. New Media &amp; Society, 2017, 19(4): 483-501.</w:t>
        </w:r>
      </w:ins>
    </w:p>
  </w:endnote>
  <w:endnote w:id="11">
    <w:p w14:paraId="7A1BE93E">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ins w:id="35" w:author="续昼" w:date="2026-09-15T17:58:48Z">
        <w:r>
          <w:rPr>
            <w:rFonts w:hint="eastAsia" w:ascii="Times New Roman" w:hAnsi="Times New Roman" w:eastAsiaTheme="minorEastAsia" w:cstheme="minorBidi"/>
            <w:kern w:val="2"/>
            <w:sz w:val="24"/>
            <w:szCs w:val="24"/>
            <w:lang w:val="en-US" w:eastAsia="zh-CN" w:bidi="ar-SA"/>
          </w:rPr>
          <w:t>[</w:t>
        </w:r>
      </w:ins>
      <w:ins w:id="36" w:author="续昼" w:date="2026-09-15T17:58:48Z">
        <w:r>
          <w:rPr>
            <w:rFonts w:hint="eastAsia" w:ascii="Times New Roman" w:hAnsi="Times New Roman" w:eastAsiaTheme="minorEastAsia" w:cstheme="minorBidi"/>
            <w:kern w:val="2"/>
            <w:sz w:val="24"/>
            <w:szCs w:val="24"/>
            <w:lang w:val="en-US" w:eastAsia="zh-CN" w:bidi="ar-SA"/>
          </w:rPr>
          <w:endnoteRef/>
        </w:r>
      </w:ins>
      <w:ins w:id="37" w:author="续昼" w:date="2026-09-15T17:58:48Z">
        <w:r>
          <w:rPr>
            <w:rFonts w:hint="eastAsia" w:ascii="Times New Roman" w:hAnsi="Times New Roman" w:eastAsiaTheme="minorEastAsia" w:cstheme="minorBidi"/>
            <w:kern w:val="2"/>
            <w:sz w:val="24"/>
            <w:szCs w:val="24"/>
            <w:lang w:val="en-US" w:eastAsia="zh-CN" w:bidi="ar-SA"/>
          </w:rPr>
          <w:t>] SUN Y, PENDYALA V, LIAN R, et al. From internet meme to the mainstream: Using computer vision to track “Pepe the Frog” across news platforms[J]. Visual Communication Quarterly, 2025, 32(1): 33-55.</w:t>
        </w:r>
      </w:ins>
    </w:p>
  </w:endnote>
  <w:endnote w:id="12">
    <w:p w14:paraId="782A9130">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ins w:id="38" w:author="续昼" w:date="2026-09-15T17:58:48Z">
        <w:r>
          <w:rPr>
            <w:rFonts w:hint="eastAsia" w:ascii="Times New Roman" w:hAnsi="Times New Roman" w:eastAsiaTheme="minorEastAsia" w:cstheme="minorBidi"/>
            <w:kern w:val="2"/>
            <w:sz w:val="24"/>
            <w:szCs w:val="24"/>
            <w:lang w:val="en-US" w:eastAsia="zh-CN" w:bidi="ar-SA"/>
          </w:rPr>
          <w:t>[</w:t>
        </w:r>
      </w:ins>
      <w:ins w:id="39" w:author="续昼" w:date="2026-09-15T17:58:48Z">
        <w:r>
          <w:rPr>
            <w:rFonts w:hint="eastAsia" w:ascii="Times New Roman" w:hAnsi="Times New Roman" w:eastAsiaTheme="minorEastAsia" w:cstheme="minorBidi"/>
            <w:kern w:val="2"/>
            <w:sz w:val="24"/>
            <w:szCs w:val="24"/>
            <w:lang w:val="en-US" w:eastAsia="zh-CN" w:bidi="ar-SA"/>
          </w:rPr>
          <w:endnoteRef/>
        </w:r>
      </w:ins>
      <w:ins w:id="40" w:author="续昼" w:date="2026-09-15T17:58:48Z">
        <w:r>
          <w:rPr>
            <w:rFonts w:hint="eastAsia" w:ascii="Times New Roman" w:hAnsi="Times New Roman" w:eastAsiaTheme="minorEastAsia" w:cstheme="minorBidi"/>
            <w:kern w:val="2"/>
            <w:sz w:val="24"/>
            <w:szCs w:val="24"/>
            <w:lang w:val="en-US" w:eastAsia="zh-CN" w:bidi="ar-SA"/>
          </w:rPr>
          <w:t>] PHILLIPS W. LOLing at tragedy: Facebook trolls, memorial pages and resistance to grief online[J]. First Monday, 2011, 16(12).</w:t>
        </w:r>
      </w:ins>
    </w:p>
  </w:endnote>
  <w:endnote w:id="13">
    <w:p w14:paraId="3B34B568">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ins w:id="41" w:author="续昼" w:date="2026-09-15T17:58:48Z">
        <w:r>
          <w:rPr>
            <w:rFonts w:hint="eastAsia" w:ascii="Times New Roman" w:hAnsi="Times New Roman" w:eastAsiaTheme="minorEastAsia" w:cstheme="minorBidi"/>
            <w:kern w:val="2"/>
            <w:sz w:val="24"/>
            <w:szCs w:val="24"/>
            <w:lang w:val="en-US" w:eastAsia="zh-CN" w:bidi="ar-SA"/>
          </w:rPr>
          <w:t>[</w:t>
        </w:r>
      </w:ins>
      <w:ins w:id="42" w:author="续昼" w:date="2026-09-15T17:58:48Z">
        <w:r>
          <w:rPr>
            <w:rFonts w:hint="eastAsia" w:ascii="Times New Roman" w:hAnsi="Times New Roman" w:eastAsiaTheme="minorEastAsia" w:cstheme="minorBidi"/>
            <w:kern w:val="2"/>
            <w:sz w:val="24"/>
            <w:szCs w:val="24"/>
            <w:lang w:val="en-US" w:eastAsia="zh-CN" w:bidi="ar-SA"/>
          </w:rPr>
          <w:endnoteRef/>
        </w:r>
      </w:ins>
      <w:ins w:id="43" w:author="续昼" w:date="2026-09-15T17:58:48Z">
        <w:r>
          <w:rPr>
            <w:rFonts w:hint="eastAsia" w:ascii="Times New Roman" w:hAnsi="Times New Roman" w:eastAsiaTheme="minorEastAsia" w:cstheme="minorBidi"/>
            <w:kern w:val="2"/>
            <w:sz w:val="24"/>
            <w:szCs w:val="24"/>
            <w:lang w:val="en-US" w:eastAsia="zh-CN" w:bidi="ar-SA"/>
          </w:rPr>
          <w:t>] BOU-FRANCH P, YUS F. Humour in times of mourning? A contrastive analysis of memes[J]. The European Journal of Humour Research, 2025, 13(2): 1-25.</w:t>
        </w:r>
      </w:ins>
    </w:p>
  </w:endnote>
  <w:endnote w:id="14">
    <w:p w14:paraId="4BCE7A5F">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ins w:id="44" w:author="续昼" w:date="2026-09-15T17:58:48Z">
        <w:r>
          <w:rPr>
            <w:rFonts w:hint="eastAsia" w:ascii="Times New Roman" w:hAnsi="Times New Roman" w:eastAsiaTheme="minorEastAsia" w:cstheme="minorBidi"/>
            <w:kern w:val="2"/>
            <w:sz w:val="24"/>
            <w:szCs w:val="24"/>
            <w:lang w:val="en-US" w:eastAsia="zh-CN" w:bidi="ar-SA"/>
          </w:rPr>
          <w:t>[</w:t>
        </w:r>
      </w:ins>
      <w:ins w:id="45" w:author="续昼" w:date="2026-09-15T17:58:48Z">
        <w:r>
          <w:rPr>
            <w:rFonts w:hint="eastAsia" w:ascii="Times New Roman" w:hAnsi="Times New Roman" w:eastAsiaTheme="minorEastAsia" w:cstheme="minorBidi"/>
            <w:kern w:val="2"/>
            <w:sz w:val="24"/>
            <w:szCs w:val="24"/>
            <w:lang w:val="en-US" w:eastAsia="zh-CN" w:bidi="ar-SA"/>
          </w:rPr>
          <w:endnoteRef/>
        </w:r>
      </w:ins>
      <w:ins w:id="46" w:author="续昼" w:date="2026-09-15T17:58:48Z">
        <w:r>
          <w:rPr>
            <w:rFonts w:hint="eastAsia" w:ascii="Times New Roman" w:hAnsi="Times New Roman" w:eastAsiaTheme="minorEastAsia" w:cstheme="minorBidi"/>
            <w:kern w:val="2"/>
            <w:sz w:val="24"/>
            <w:szCs w:val="24"/>
            <w:lang w:val="en-US" w:eastAsia="zh-CN" w:bidi="ar-SA"/>
          </w:rPr>
          <w:t>] SWART J. Experiencing algorithms: How young people understand, feel about, and engage with algorithmic news selection on social media[J]. Social Media + Society, 2021, 7(2).</w:t>
        </w:r>
      </w:ins>
    </w:p>
  </w:endnote>
  <w:endnote w:id="15">
    <w:p w14:paraId="574E60DE">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ins w:id="47" w:author="续昼" w:date="2026-09-15T17:58:48Z">
        <w:r>
          <w:rPr>
            <w:rFonts w:hint="eastAsia" w:ascii="Times New Roman" w:hAnsi="Times New Roman" w:eastAsiaTheme="minorEastAsia" w:cstheme="minorBidi"/>
            <w:kern w:val="2"/>
            <w:sz w:val="24"/>
            <w:szCs w:val="24"/>
            <w:lang w:val="en-US" w:eastAsia="zh-CN" w:bidi="ar-SA"/>
          </w:rPr>
          <w:t>[</w:t>
        </w:r>
      </w:ins>
      <w:ins w:id="48" w:author="续昼" w:date="2026-09-15T17:58:48Z">
        <w:r>
          <w:rPr>
            <w:rFonts w:hint="eastAsia" w:ascii="Times New Roman" w:hAnsi="Times New Roman" w:eastAsiaTheme="minorEastAsia" w:cstheme="minorBidi"/>
            <w:kern w:val="2"/>
            <w:sz w:val="24"/>
            <w:szCs w:val="24"/>
            <w:lang w:val="en-US" w:eastAsia="zh-CN" w:bidi="ar-SA"/>
          </w:rPr>
          <w:endnoteRef/>
        </w:r>
      </w:ins>
      <w:ins w:id="49" w:author="续昼" w:date="2026-09-15T17:58:48Z">
        <w:r>
          <w:rPr>
            <w:rFonts w:hint="eastAsia" w:ascii="Times New Roman" w:hAnsi="Times New Roman" w:eastAsiaTheme="minorEastAsia" w:cstheme="minorBidi"/>
            <w:kern w:val="2"/>
            <w:sz w:val="24"/>
            <w:szCs w:val="24"/>
            <w:lang w:val="en-US" w:eastAsia="zh-CN" w:bidi="ar-SA"/>
          </w:rPr>
          <w:t>] KANG H, LOU C. AI agency vs. human agency: Understanding human–AI interactions on TikTok and their implications for user engagement[J]. Journal of Computer-Mediated Communication, 2022, 27(5): zmac014.</w:t>
        </w:r>
      </w:ins>
    </w:p>
  </w:endnote>
  <w:endnote w:id="16">
    <w:p w14:paraId="09034EB1">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ins w:id="50" w:author="续昼" w:date="2026-09-15T17:58:48Z">
        <w:r>
          <w:rPr>
            <w:rFonts w:hint="eastAsia" w:ascii="Times New Roman" w:hAnsi="Times New Roman" w:eastAsiaTheme="minorEastAsia" w:cstheme="minorBidi"/>
            <w:kern w:val="2"/>
            <w:sz w:val="24"/>
            <w:szCs w:val="24"/>
            <w:lang w:val="en-US" w:eastAsia="zh-CN" w:bidi="ar-SA"/>
          </w:rPr>
          <w:t>[</w:t>
        </w:r>
      </w:ins>
      <w:ins w:id="51" w:author="续昼" w:date="2026-09-15T17:58:48Z">
        <w:r>
          <w:rPr>
            <w:rFonts w:hint="eastAsia" w:ascii="Times New Roman" w:hAnsi="Times New Roman" w:eastAsiaTheme="minorEastAsia" w:cstheme="minorBidi"/>
            <w:kern w:val="2"/>
            <w:sz w:val="24"/>
            <w:szCs w:val="24"/>
            <w:lang w:val="en-US" w:eastAsia="zh-CN" w:bidi="ar-SA"/>
          </w:rPr>
          <w:endnoteRef/>
        </w:r>
      </w:ins>
      <w:ins w:id="52" w:author="续昼" w:date="2026-09-15T17:58:48Z">
        <w:r>
          <w:rPr>
            <w:rFonts w:hint="eastAsia" w:ascii="Times New Roman" w:hAnsi="Times New Roman" w:eastAsiaTheme="minorEastAsia" w:cstheme="minorBidi"/>
            <w:kern w:val="2"/>
            <w:sz w:val="24"/>
            <w:szCs w:val="24"/>
            <w:lang w:val="en-US" w:eastAsia="zh-CN" w:bidi="ar-SA"/>
          </w:rPr>
          <w:t>] 李红涛, 刘于思, 程萧潇. 数字符像事件的生成——短视频策展与新冠记忆的展演[J]. 国际新闻界, 2024, 46(4): 90-112.</w:t>
        </w:r>
      </w:ins>
    </w:p>
  </w:endnote>
  <w:endnote w:id="17">
    <w:p w14:paraId="388DEBCC">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ins w:id="53" w:author="续昼" w:date="2026-09-15T17:58:48Z">
        <w:r>
          <w:rPr>
            <w:rFonts w:hint="eastAsia" w:ascii="Times New Roman" w:hAnsi="Times New Roman" w:eastAsiaTheme="minorEastAsia" w:cstheme="minorBidi"/>
            <w:kern w:val="2"/>
            <w:sz w:val="24"/>
            <w:szCs w:val="24"/>
            <w:lang w:val="en-US" w:eastAsia="zh-CN" w:bidi="ar-SA"/>
          </w:rPr>
          <w:t>[</w:t>
        </w:r>
      </w:ins>
      <w:ins w:id="54" w:author="续昼" w:date="2026-09-15T17:58:48Z">
        <w:r>
          <w:rPr>
            <w:rFonts w:hint="eastAsia" w:ascii="Times New Roman" w:hAnsi="Times New Roman" w:eastAsiaTheme="minorEastAsia" w:cstheme="minorBidi"/>
            <w:kern w:val="2"/>
            <w:sz w:val="24"/>
            <w:szCs w:val="24"/>
            <w:lang w:val="en-US" w:eastAsia="zh-CN" w:bidi="ar-SA"/>
          </w:rPr>
          <w:endnoteRef/>
        </w:r>
      </w:ins>
      <w:ins w:id="55" w:author="续昼" w:date="2026-09-15T17:58:48Z">
        <w:r>
          <w:rPr>
            <w:rFonts w:hint="eastAsia" w:ascii="Times New Roman" w:hAnsi="Times New Roman" w:eastAsiaTheme="minorEastAsia" w:cstheme="minorBidi"/>
            <w:kern w:val="2"/>
            <w:sz w:val="24"/>
            <w:szCs w:val="24"/>
            <w:lang w:val="en-US" w:eastAsia="zh-CN" w:bidi="ar-SA"/>
          </w:rPr>
          <w:t>] METZLER H, GARCIA D. Social drivers and algorithmic mechanisms on digital media[J]. Perspectives on Psychological Science, 2024, 19(5): 735-748.</w:t>
        </w:r>
      </w:ins>
    </w:p>
  </w:endnote>
  <w:endnote w:id="18">
    <w:p w14:paraId="41188567">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ins w:id="56" w:author="续昼" w:date="2026-09-15T17:58:48Z">
        <w:r>
          <w:rPr>
            <w:rFonts w:hint="eastAsia" w:ascii="Times New Roman" w:hAnsi="Times New Roman" w:eastAsiaTheme="minorEastAsia" w:cstheme="minorBidi"/>
            <w:kern w:val="2"/>
            <w:sz w:val="24"/>
            <w:szCs w:val="24"/>
            <w:lang w:val="en-US" w:eastAsia="zh-CN" w:bidi="ar-SA"/>
          </w:rPr>
          <w:t>[</w:t>
        </w:r>
      </w:ins>
      <w:ins w:id="57" w:author="续昼" w:date="2026-09-15T17:58:48Z">
        <w:r>
          <w:rPr>
            <w:rFonts w:hint="eastAsia" w:ascii="Times New Roman" w:hAnsi="Times New Roman" w:eastAsiaTheme="minorEastAsia" w:cstheme="minorBidi"/>
            <w:kern w:val="2"/>
            <w:sz w:val="24"/>
            <w:szCs w:val="24"/>
            <w:lang w:val="en-US" w:eastAsia="zh-CN" w:bidi="ar-SA"/>
          </w:rPr>
          <w:endnoteRef/>
        </w:r>
      </w:ins>
      <w:ins w:id="58" w:author="续昼" w:date="2026-09-15T17:58:48Z">
        <w:r>
          <w:rPr>
            <w:rFonts w:hint="eastAsia" w:ascii="Times New Roman" w:hAnsi="Times New Roman" w:eastAsiaTheme="minorEastAsia" w:cstheme="minorBidi"/>
            <w:kern w:val="2"/>
            <w:sz w:val="24"/>
            <w:szCs w:val="24"/>
            <w:lang w:val="en-US" w:eastAsia="zh-CN" w:bidi="ar-SA"/>
          </w:rPr>
          <w:t>] HUSZÁR F, KTENA S I, O’BRIEN C, et al. Algorithmic amplification of politics on Twitter[J]. Proceedings of the National Academy of Sciences, 2022, 119(1): e2025334119.</w:t>
        </w:r>
      </w:ins>
    </w:p>
  </w:endnote>
  <w:endnote w:id="19">
    <w:p w14:paraId="1D5E1F8D">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ins w:id="59" w:author="续昼" w:date="2026-09-15T17:58:48Z">
        <w:r>
          <w:rPr>
            <w:rFonts w:hint="eastAsia" w:ascii="Times New Roman" w:hAnsi="Times New Roman" w:eastAsiaTheme="minorEastAsia" w:cstheme="minorBidi"/>
            <w:kern w:val="2"/>
            <w:sz w:val="24"/>
            <w:szCs w:val="24"/>
            <w:lang w:val="en-US" w:eastAsia="zh-CN" w:bidi="ar-SA"/>
          </w:rPr>
          <w:t>[</w:t>
        </w:r>
      </w:ins>
      <w:ins w:id="60" w:author="续昼" w:date="2026-09-15T17:58:48Z">
        <w:r>
          <w:rPr>
            <w:rFonts w:hint="eastAsia" w:ascii="Times New Roman" w:hAnsi="Times New Roman" w:eastAsiaTheme="minorEastAsia" w:cstheme="minorBidi"/>
            <w:kern w:val="2"/>
            <w:sz w:val="24"/>
            <w:szCs w:val="24"/>
            <w:lang w:val="en-US" w:eastAsia="zh-CN" w:bidi="ar-SA"/>
          </w:rPr>
          <w:endnoteRef/>
        </w:r>
      </w:ins>
      <w:ins w:id="61" w:author="续昼" w:date="2026-09-15T17:58:48Z">
        <w:r>
          <w:rPr>
            <w:rFonts w:hint="eastAsia" w:ascii="Times New Roman" w:hAnsi="Times New Roman" w:eastAsiaTheme="minorEastAsia" w:cstheme="minorBidi"/>
            <w:kern w:val="2"/>
            <w:sz w:val="24"/>
            <w:szCs w:val="24"/>
            <w:lang w:val="en-US" w:eastAsia="zh-CN" w:bidi="ar-SA"/>
          </w:rPr>
          <w:t>] WAN R, TONG L, KNEAREM T, et al. Hashtag re-appropriation for audience control on recommendation-driven social media Xiaohongshu (rednote)[C]//Proceedings of the 2025 CHI Conference on Human Factors in Computing Systems. New York: ACM, 2025: 1-25.</w:t>
        </w:r>
      </w:ins>
    </w:p>
  </w:endnote>
  <w:endnote w:id="20">
    <w:p w14:paraId="26066447">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ins w:id="62" w:author="续昼" w:date="2026-09-15T17:58:48Z">
        <w:r>
          <w:rPr>
            <w:rFonts w:hint="eastAsia" w:ascii="Times New Roman" w:hAnsi="Times New Roman" w:eastAsiaTheme="minorEastAsia" w:cstheme="minorBidi"/>
            <w:kern w:val="2"/>
            <w:sz w:val="24"/>
            <w:szCs w:val="24"/>
            <w:lang w:val="en-US" w:eastAsia="zh-CN" w:bidi="ar-SA"/>
          </w:rPr>
          <w:t>[</w:t>
        </w:r>
      </w:ins>
      <w:ins w:id="63" w:author="续昼" w:date="2026-09-15T17:58:48Z">
        <w:r>
          <w:rPr>
            <w:rFonts w:hint="eastAsia" w:ascii="Times New Roman" w:hAnsi="Times New Roman" w:eastAsiaTheme="minorEastAsia" w:cstheme="minorBidi"/>
            <w:kern w:val="2"/>
            <w:sz w:val="24"/>
            <w:szCs w:val="24"/>
            <w:lang w:val="en-US" w:eastAsia="zh-CN" w:bidi="ar-SA"/>
          </w:rPr>
          <w:endnoteRef/>
        </w:r>
      </w:ins>
      <w:ins w:id="64" w:author="续昼" w:date="2026-09-15T17:58:48Z">
        <w:r>
          <w:rPr>
            <w:rFonts w:hint="eastAsia" w:ascii="Times New Roman" w:hAnsi="Times New Roman" w:eastAsiaTheme="minorEastAsia" w:cstheme="minorBidi"/>
            <w:kern w:val="2"/>
            <w:sz w:val="24"/>
            <w:szCs w:val="24"/>
            <w:lang w:val="en-US" w:eastAsia="zh-CN" w:bidi="ar-SA"/>
          </w:rPr>
          <w:t>] HOSSEINMARDI H, GHASEMIAN A, RIVERA-LANAS M, et al. Causally estimating the effect of YouTube’s recommender system using counterfactual bots[J]. Proceedings of the National Academy of Sciences, 2024, 121(8): e2313377121.</w:t>
        </w:r>
      </w:ins>
    </w:p>
  </w:endnote>
  <w:endnote w:id="21">
    <w:p w14:paraId="6BCC1E9C">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ins w:id="65" w:author="王锭云" w:date="2026-09-15T17:22:29Z">
        <w:r>
          <w:rPr>
            <w:rFonts w:hint="eastAsia" w:ascii="Times New Roman" w:hAnsi="Times New Roman" w:eastAsiaTheme="minorEastAsia" w:cstheme="minorBidi"/>
            <w:kern w:val="2"/>
            <w:sz w:val="24"/>
            <w:szCs w:val="24"/>
            <w:lang w:val="en-US" w:eastAsia="zh-CN" w:bidi="ar-SA"/>
          </w:rPr>
          <w:t>[</w:t>
        </w:r>
      </w:ins>
      <w:ins w:id="66" w:author="王锭云" w:date="2026-09-15T17:22:29Z">
        <w:r>
          <w:rPr>
            <w:rFonts w:hint="eastAsia" w:ascii="Times New Roman" w:hAnsi="Times New Roman" w:eastAsiaTheme="minorEastAsia" w:cstheme="minorBidi"/>
            <w:kern w:val="2"/>
            <w:sz w:val="24"/>
            <w:szCs w:val="24"/>
            <w:lang w:val="en-US" w:eastAsia="zh-CN" w:bidi="ar-SA"/>
          </w:rPr>
          <w:endnoteRef/>
        </w:r>
      </w:ins>
      <w:ins w:id="67" w:author="王锭云" w:date="2026-09-15T17:22:29Z">
        <w:r>
          <w:rPr>
            <w:rFonts w:hint="eastAsia" w:ascii="Times New Roman" w:hAnsi="Times New Roman" w:eastAsiaTheme="minorEastAsia" w:cstheme="minorBidi"/>
            <w:kern w:val="2"/>
            <w:sz w:val="24"/>
            <w:szCs w:val="24"/>
            <w:lang w:val="en-US" w:eastAsia="zh-CN" w:bidi="ar-SA"/>
          </w:rPr>
          <w:t xml:space="preserve">] </w:t>
        </w:r>
      </w:ins>
      <w:ins w:id="68" w:author="续昼" w:date="2026-09-15T18:06:50Z">
        <w:r>
          <w:rPr>
            <w:rFonts w:hint="eastAsia" w:ascii="Times New Roman" w:hAnsi="Times New Roman"/>
            <w:sz w:val="24"/>
          </w:rPr>
          <w:t xml:space="preserve">GOFFMAN E. </w:t>
        </w:r>
      </w:ins>
      <w:ins w:id="69" w:author="续昼" w:date="2026-09-15T18:06:50Z">
        <w:r>
          <w:rPr>
            <w:rFonts w:hint="default" w:ascii="Times New Roman Italic" w:hAnsi="Times New Roman Italic" w:cs="Times New Roman Italic"/>
            <w:i/>
            <w:iCs/>
            <w:sz w:val="24"/>
          </w:rPr>
          <w:t>Frame analysis: An essay on the organization of experience</w:t>
        </w:r>
      </w:ins>
      <w:ins w:id="70" w:author="续昼" w:date="2026-09-15T18:06:50Z">
        <w:r>
          <w:rPr>
            <w:rFonts w:hint="eastAsia" w:ascii="Times New Roman" w:hAnsi="Times New Roman"/>
            <w:sz w:val="24"/>
          </w:rPr>
          <w:t>[M]. New York: Harper &amp; Row, 1974.</w:t>
        </w:r>
      </w:ins>
    </w:p>
  </w:endnote>
  <w:endnote w:id="22">
    <w:p w14:paraId="341812C6">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ins w:id="71" w:author="续昼" w:date="2026-09-15T18:07:34Z">
        <w:r>
          <w:rPr>
            <w:rFonts w:hint="eastAsia" w:ascii="Times New Roman" w:hAnsi="Times New Roman" w:eastAsiaTheme="minorEastAsia" w:cstheme="minorBidi"/>
            <w:kern w:val="2"/>
            <w:sz w:val="24"/>
            <w:szCs w:val="24"/>
            <w:lang w:val="en-US" w:eastAsia="zh-CN" w:bidi="ar-SA"/>
          </w:rPr>
          <w:t>[</w:t>
        </w:r>
      </w:ins>
      <w:ins w:id="72" w:author="续昼" w:date="2026-09-15T18:07:34Z">
        <w:r>
          <w:rPr>
            <w:rFonts w:hint="eastAsia" w:ascii="Times New Roman" w:hAnsi="Times New Roman" w:eastAsiaTheme="minorEastAsia" w:cstheme="minorBidi"/>
            <w:kern w:val="2"/>
            <w:sz w:val="24"/>
            <w:szCs w:val="24"/>
            <w:lang w:val="en-US" w:eastAsia="zh-CN" w:bidi="ar-SA"/>
          </w:rPr>
          <w:endnoteRef/>
        </w:r>
      </w:ins>
      <w:ins w:id="73" w:author="续昼" w:date="2026-09-15T18:07:34Z">
        <w:r>
          <w:rPr>
            <w:rFonts w:hint="eastAsia" w:ascii="Times New Roman" w:hAnsi="Times New Roman" w:eastAsiaTheme="minorEastAsia" w:cstheme="minorBidi"/>
            <w:kern w:val="2"/>
            <w:sz w:val="24"/>
            <w:szCs w:val="24"/>
            <w:lang w:val="en-US" w:eastAsia="zh-CN" w:bidi="ar-SA"/>
          </w:rPr>
          <w:t xml:space="preserve">] </w:t>
        </w:r>
      </w:ins>
      <w:r>
        <w:rPr>
          <w:rFonts w:hint="default" w:ascii="Times New Roman" w:hAnsi="Times New Roman"/>
          <w:sz w:val="24"/>
        </w:rPr>
        <w:t>LAKOFF G. Don’t think of an elephant!: Know your values and frame the debate: The essential guide for progressives[M]. White River Junction, VT: Chelsea Green Publishing, 2004.</w:t>
      </w:r>
    </w:p>
  </w:endnote>
  <w:endnote w:id="23">
    <w:p w14:paraId="4272221B">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ins w:id="74" w:author="张人杰" w:date="2026-09-15T20:33:23Z">
        <w:r>
          <w:rPr>
            <w:rFonts w:hint="eastAsia" w:ascii="Times New Roman" w:hAnsi="Times New Roman" w:eastAsiaTheme="minorEastAsia" w:cstheme="minorBidi"/>
            <w:kern w:val="2"/>
            <w:sz w:val="24"/>
            <w:szCs w:val="24"/>
            <w:lang w:val="en-US" w:eastAsia="zh-CN" w:bidi="ar-SA"/>
          </w:rPr>
          <w:t>[</w:t>
        </w:r>
      </w:ins>
      <w:ins w:id="75" w:author="张人杰" w:date="2026-09-15T20:33:23Z">
        <w:r>
          <w:rPr>
            <w:rFonts w:hint="eastAsia" w:ascii="Times New Roman" w:hAnsi="Times New Roman" w:eastAsiaTheme="minorEastAsia" w:cstheme="minorBidi"/>
            <w:kern w:val="2"/>
            <w:sz w:val="24"/>
            <w:szCs w:val="24"/>
            <w:lang w:val="en-US" w:eastAsia="zh-CN" w:bidi="ar-SA"/>
          </w:rPr>
          <w:endnoteRef/>
        </w:r>
      </w:ins>
      <w:ins w:id="76" w:author="张人杰" w:date="2026-09-15T20:33:23Z">
        <w:r>
          <w:rPr>
            <w:rFonts w:hint="eastAsia" w:ascii="Times New Roman" w:hAnsi="Times New Roman" w:eastAsiaTheme="minorEastAsia" w:cstheme="minorBidi"/>
            <w:kern w:val="2"/>
            <w:sz w:val="24"/>
            <w:szCs w:val="24"/>
            <w:lang w:val="en-US" w:eastAsia="zh-CN" w:bidi="ar-SA"/>
          </w:rPr>
          <w:t xml:space="preserve">] </w:t>
        </w:r>
      </w:ins>
      <w:r>
        <w:rPr>
          <w:rFonts w:hint="eastAsia" w:ascii="Times New Roman" w:hAnsi="Times New Roman" w:eastAsiaTheme="minorEastAsia" w:cstheme="minorBidi"/>
          <w:kern w:val="2"/>
          <w:sz w:val="24"/>
          <w:szCs w:val="24"/>
          <w:lang w:val="en-US" w:eastAsia="zh-CN" w:bidi="ar-SA"/>
        </w:rPr>
        <w:t>NOELLE-NEUMANN E. The spiral of silence: A theory of public opinion[J]. Journal of Communication, 1974, 24(2): 43-51.</w:t>
      </w:r>
    </w:p>
  </w:endnote>
  <w:endnote w:id="24">
    <w:p w14:paraId="06815DC9">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ins w:id="77" w:author="张人杰" w:date="2026-09-15T20:34:26Z">
        <w:r>
          <w:rPr>
            <w:rFonts w:hint="eastAsia" w:ascii="Times New Roman" w:hAnsi="Times New Roman" w:eastAsiaTheme="minorEastAsia" w:cstheme="minorBidi"/>
            <w:kern w:val="2"/>
            <w:sz w:val="24"/>
            <w:szCs w:val="24"/>
            <w:lang w:val="en-US" w:eastAsia="zh-CN" w:bidi="ar-SA"/>
          </w:rPr>
          <w:t>[</w:t>
        </w:r>
      </w:ins>
      <w:ins w:id="78" w:author="张人杰" w:date="2026-09-15T20:34:26Z">
        <w:r>
          <w:rPr>
            <w:rFonts w:hint="eastAsia" w:ascii="Times New Roman" w:hAnsi="Times New Roman" w:eastAsiaTheme="minorEastAsia" w:cstheme="minorBidi"/>
            <w:kern w:val="2"/>
            <w:sz w:val="24"/>
            <w:szCs w:val="24"/>
            <w:lang w:val="en-US" w:eastAsia="zh-CN" w:bidi="ar-SA"/>
          </w:rPr>
          <w:endnoteRef/>
        </w:r>
      </w:ins>
      <w:ins w:id="79" w:author="张人杰" w:date="2026-09-15T20:34:26Z">
        <w:r>
          <w:rPr>
            <w:rFonts w:hint="eastAsia" w:ascii="Times New Roman" w:hAnsi="Times New Roman" w:eastAsiaTheme="minorEastAsia" w:cstheme="minorBidi"/>
            <w:kern w:val="2"/>
            <w:sz w:val="24"/>
            <w:szCs w:val="24"/>
            <w:lang w:val="en-US" w:eastAsia="zh-CN" w:bidi="ar-SA"/>
          </w:rPr>
          <w:t xml:space="preserve">] </w:t>
        </w:r>
      </w:ins>
      <w:r>
        <w:rPr>
          <w:rFonts w:hint="eastAsia" w:ascii="Times New Roman" w:hAnsi="Times New Roman" w:eastAsiaTheme="minorEastAsia" w:cstheme="minorBidi"/>
          <w:kern w:val="2"/>
          <w:sz w:val="24"/>
          <w:szCs w:val="24"/>
          <w:lang w:val="en-US" w:eastAsia="zh-CN" w:bidi="ar-SA"/>
        </w:rPr>
        <w:t>BLANCO I. The silence that precedes hypocrisy: A formal model of the spiral of silence theory[R]. Munich: University Library of Munich, 2005. MPRA Paper No. 45452.</w:t>
      </w:r>
    </w:p>
  </w:endnote>
  <w:endnote w:id="25">
    <w:p w14:paraId="1978AE12">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ins w:id="80" w:author="张人杰" w:date="2026-09-15T20:36:33Z">
        <w:r>
          <w:rPr>
            <w:rFonts w:hint="eastAsia" w:ascii="Times New Roman" w:hAnsi="Times New Roman" w:eastAsiaTheme="minorEastAsia" w:cstheme="minorBidi"/>
            <w:kern w:val="2"/>
            <w:sz w:val="24"/>
            <w:szCs w:val="24"/>
            <w:lang w:val="en-US" w:eastAsia="zh-CN" w:bidi="ar-SA"/>
          </w:rPr>
          <w:t>[</w:t>
        </w:r>
      </w:ins>
      <w:ins w:id="81" w:author="张人杰" w:date="2026-09-15T20:36:33Z">
        <w:r>
          <w:rPr>
            <w:rFonts w:hint="eastAsia" w:ascii="Times New Roman" w:hAnsi="Times New Roman" w:eastAsiaTheme="minorEastAsia" w:cstheme="minorBidi"/>
            <w:kern w:val="2"/>
            <w:sz w:val="24"/>
            <w:szCs w:val="24"/>
            <w:lang w:val="en-US" w:eastAsia="zh-CN" w:bidi="ar-SA"/>
          </w:rPr>
          <w:endnoteRef/>
        </w:r>
      </w:ins>
      <w:ins w:id="82" w:author="张人杰" w:date="2026-09-15T20:36:33Z">
        <w:r>
          <w:rPr>
            <w:rFonts w:hint="eastAsia" w:ascii="Times New Roman" w:hAnsi="Times New Roman" w:eastAsiaTheme="minorEastAsia" w:cstheme="minorBidi"/>
            <w:kern w:val="2"/>
            <w:sz w:val="24"/>
            <w:szCs w:val="24"/>
            <w:lang w:val="en-US" w:eastAsia="zh-CN" w:bidi="ar-SA"/>
          </w:rPr>
          <w:t xml:space="preserve">] </w:t>
        </w:r>
      </w:ins>
      <w:r>
        <w:rPr>
          <w:rFonts w:hint="eastAsia" w:ascii="Times New Roman" w:hAnsi="Times New Roman" w:eastAsiaTheme="minorEastAsia" w:cstheme="minorBidi"/>
          <w:kern w:val="2"/>
          <w:sz w:val="24"/>
          <w:szCs w:val="24"/>
          <w:lang w:val="en-US" w:eastAsia="zh-CN" w:bidi="ar-SA"/>
        </w:rPr>
        <w:t>CANDIA C, JARA-FIGUEROA C, RODRIGUEZ-SICKERT C, et al. The universal decay of collective memory and attention[J]. Nature Human Behaviour, 2019, 3(1): 82-91.</w:t>
      </w:r>
    </w:p>
  </w:endnote>
  <w:endnote w:id="26">
    <w:p w14:paraId="67541718">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ins w:id="83" w:author="张人杰" w:date="2026-09-15T20:37:13Z">
        <w:r>
          <w:rPr>
            <w:rFonts w:hint="eastAsia" w:ascii="Times New Roman" w:hAnsi="Times New Roman" w:eastAsiaTheme="minorEastAsia" w:cstheme="minorBidi"/>
            <w:kern w:val="2"/>
            <w:sz w:val="24"/>
            <w:szCs w:val="24"/>
            <w:lang w:val="en-US" w:eastAsia="zh-CN" w:bidi="ar-SA"/>
          </w:rPr>
          <w:t>[</w:t>
        </w:r>
      </w:ins>
      <w:ins w:id="84" w:author="张人杰" w:date="2026-09-15T20:37:13Z">
        <w:r>
          <w:rPr>
            <w:rFonts w:hint="eastAsia" w:ascii="Times New Roman" w:hAnsi="Times New Roman" w:eastAsiaTheme="minorEastAsia" w:cstheme="minorBidi"/>
            <w:kern w:val="2"/>
            <w:sz w:val="24"/>
            <w:szCs w:val="24"/>
            <w:lang w:val="en-US" w:eastAsia="zh-CN" w:bidi="ar-SA"/>
          </w:rPr>
          <w:endnoteRef/>
        </w:r>
      </w:ins>
      <w:ins w:id="85" w:author="张人杰" w:date="2026-09-15T20:37:13Z">
        <w:r>
          <w:rPr>
            <w:rFonts w:hint="eastAsia" w:ascii="Times New Roman" w:hAnsi="Times New Roman" w:eastAsiaTheme="minorEastAsia" w:cstheme="minorBidi"/>
            <w:kern w:val="2"/>
            <w:sz w:val="24"/>
            <w:szCs w:val="24"/>
            <w:lang w:val="en-US" w:eastAsia="zh-CN" w:bidi="ar-SA"/>
          </w:rPr>
          <w:t xml:space="preserve">] </w:t>
        </w:r>
      </w:ins>
      <w:r>
        <w:rPr>
          <w:rFonts w:hint="eastAsia" w:ascii="Times New Roman" w:hAnsi="Times New Roman" w:eastAsiaTheme="minorEastAsia" w:cstheme="minorBidi"/>
          <w:kern w:val="2"/>
          <w:sz w:val="24"/>
          <w:szCs w:val="24"/>
          <w:lang w:val="en-US" w:eastAsia="zh-CN" w:bidi="ar-SA"/>
        </w:rPr>
        <w:t>WU F, HUBERMAN B A. Novelty and collective attention[J]. Proceedings of the National Academy of Sciences, 2007, 104(45): 17599-17601.</w:t>
      </w:r>
      <w:ins w:id="86" w:author="张人杰" w:date="2026-09-15T20:37:19Z">
        <w:r>
          <w:rPr>
            <w:rFonts w:hint="eastAsia" w:ascii="Times New Roman" w:hAnsi="Times New Roman" w:eastAsiaTheme="minorEastAsia" w:cstheme="minorBidi"/>
            <w:kern w:val="2"/>
            <w:sz w:val="24"/>
            <w:szCs w:val="24"/>
            <w:lang w:val="en-US" w:eastAsia="zh-CN" w:bidi="ar-SA"/>
          </w:rPr>
          <w:t xml:space="preserve"> </w:t>
        </w:r>
      </w:ins>
    </w:p>
  </w:endnote>
  <w:endnote w:id="27">
    <w:p w14:paraId="1AAFC7E6">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ins w:id="87" w:author="张人杰" w:date="2026-09-15T20:29:44Z">
        <w:r>
          <w:rPr>
            <w:rFonts w:hint="eastAsia" w:ascii="Times New Roman" w:hAnsi="Times New Roman" w:eastAsiaTheme="minorEastAsia" w:cstheme="minorBidi"/>
            <w:kern w:val="2"/>
            <w:sz w:val="24"/>
            <w:szCs w:val="24"/>
            <w:lang w:val="en-US" w:eastAsia="zh-CN" w:bidi="ar-SA"/>
          </w:rPr>
          <w:t>[</w:t>
        </w:r>
      </w:ins>
      <w:ins w:id="88" w:author="张人杰" w:date="2026-09-15T20:29:44Z">
        <w:r>
          <w:rPr>
            <w:rFonts w:hint="eastAsia" w:ascii="Times New Roman" w:hAnsi="Times New Roman" w:eastAsiaTheme="minorEastAsia" w:cstheme="minorBidi"/>
            <w:kern w:val="2"/>
            <w:sz w:val="24"/>
            <w:szCs w:val="24"/>
            <w:lang w:val="en-US" w:eastAsia="zh-CN" w:bidi="ar-SA"/>
          </w:rPr>
          <w:endnoteRef/>
        </w:r>
      </w:ins>
      <w:ins w:id="89" w:author="张人杰" w:date="2026-09-15T20:29:44Z">
        <w:r>
          <w:rPr>
            <w:rFonts w:hint="eastAsia" w:ascii="Times New Roman" w:hAnsi="Times New Roman" w:eastAsiaTheme="minorEastAsia" w:cstheme="minorBidi"/>
            <w:kern w:val="2"/>
            <w:sz w:val="24"/>
            <w:szCs w:val="24"/>
            <w:lang w:val="en-US" w:eastAsia="zh-CN" w:bidi="ar-SA"/>
          </w:rPr>
          <w:t xml:space="preserve">] </w:t>
        </w:r>
      </w:ins>
      <w:r>
        <w:rPr>
          <w:rFonts w:hint="eastAsia" w:ascii="Times New Roman" w:hAnsi="Times New Roman" w:eastAsiaTheme="minorEastAsia" w:cstheme="minorBidi"/>
          <w:kern w:val="2"/>
          <w:sz w:val="24"/>
          <w:szCs w:val="24"/>
          <w:lang w:val="en-US" w:eastAsia="zh-CN" w:bidi="ar-SA"/>
        </w:rPr>
        <w:t>KEOGH E, RATANAMAHATANA C A. Exact indexing of dynamic time warping[J]. Knowledge and Information Systems, 2005, 7(3): 358-386.</w:t>
      </w:r>
    </w:p>
  </w:endnote>
  <w:endnote w:id="28">
    <w:p w14:paraId="2FC49444">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ins w:id="90" w:author="张人杰" w:date="2026-09-15T20:30:23Z">
        <w:r>
          <w:rPr>
            <w:rFonts w:hint="eastAsia" w:ascii="Times New Roman" w:hAnsi="Times New Roman" w:eastAsiaTheme="minorEastAsia" w:cstheme="minorBidi"/>
            <w:kern w:val="2"/>
            <w:sz w:val="24"/>
            <w:szCs w:val="24"/>
            <w:lang w:val="en-US" w:eastAsia="zh-CN" w:bidi="ar-SA"/>
          </w:rPr>
          <w:t>[</w:t>
        </w:r>
      </w:ins>
      <w:ins w:id="91" w:author="张人杰" w:date="2026-09-15T20:30:23Z">
        <w:r>
          <w:rPr>
            <w:rFonts w:hint="eastAsia" w:ascii="Times New Roman" w:hAnsi="Times New Roman" w:eastAsiaTheme="minorEastAsia" w:cstheme="minorBidi"/>
            <w:kern w:val="2"/>
            <w:sz w:val="24"/>
            <w:szCs w:val="24"/>
            <w:lang w:val="en-US" w:eastAsia="zh-CN" w:bidi="ar-SA"/>
          </w:rPr>
          <w:endnoteRef/>
        </w:r>
      </w:ins>
      <w:ins w:id="92" w:author="张人杰" w:date="2026-09-15T20:30:23Z">
        <w:r>
          <w:rPr>
            <w:rFonts w:hint="eastAsia" w:ascii="Times New Roman" w:hAnsi="Times New Roman" w:eastAsiaTheme="minorEastAsia" w:cstheme="minorBidi"/>
            <w:kern w:val="2"/>
            <w:sz w:val="24"/>
            <w:szCs w:val="24"/>
            <w:lang w:val="en-US" w:eastAsia="zh-CN" w:bidi="ar-SA"/>
          </w:rPr>
          <w:t xml:space="preserve">] </w:t>
        </w:r>
      </w:ins>
      <w:r>
        <w:rPr>
          <w:rFonts w:hint="eastAsia" w:ascii="Times New Roman" w:hAnsi="Times New Roman" w:eastAsiaTheme="minorEastAsia" w:cstheme="minorBidi"/>
          <w:kern w:val="2"/>
          <w:sz w:val="24"/>
          <w:szCs w:val="24"/>
          <w:lang w:val="en-US" w:eastAsia="zh-CN" w:bidi="ar-SA"/>
        </w:rPr>
        <w:t>JEONG Y S, JEONG M K, OMITAOMU O A. Weighted dynamic time warping for time series classification[J]. Pattern Recognition, 2011, 44(9): 2231-2240.</w:t>
      </w:r>
    </w:p>
  </w:endnote>
  <w:endnote w:id="29">
    <w:p w14:paraId="298105B9">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ins w:id="93" w:author="张人杰" w:date="2026-09-15T20:31:08Z">
        <w:r>
          <w:rPr>
            <w:rFonts w:hint="eastAsia" w:ascii="Times New Roman" w:hAnsi="Times New Roman" w:eastAsiaTheme="minorEastAsia" w:cstheme="minorBidi"/>
            <w:kern w:val="2"/>
            <w:sz w:val="24"/>
            <w:szCs w:val="24"/>
            <w:lang w:val="en-US" w:eastAsia="zh-CN" w:bidi="ar-SA"/>
          </w:rPr>
          <w:t>[</w:t>
        </w:r>
      </w:ins>
      <w:ins w:id="94" w:author="张人杰" w:date="2026-09-15T20:31:08Z">
        <w:r>
          <w:rPr>
            <w:rFonts w:hint="eastAsia" w:ascii="Times New Roman" w:hAnsi="Times New Roman" w:eastAsiaTheme="minorEastAsia" w:cstheme="minorBidi"/>
            <w:kern w:val="2"/>
            <w:sz w:val="24"/>
            <w:szCs w:val="24"/>
            <w:lang w:val="en-US" w:eastAsia="zh-CN" w:bidi="ar-SA"/>
          </w:rPr>
          <w:endnoteRef/>
        </w:r>
      </w:ins>
      <w:ins w:id="95" w:author="张人杰" w:date="2026-09-15T20:31:08Z">
        <w:r>
          <w:rPr>
            <w:rFonts w:hint="eastAsia" w:ascii="Times New Roman" w:hAnsi="Times New Roman" w:eastAsiaTheme="minorEastAsia" w:cstheme="minorBidi"/>
            <w:kern w:val="2"/>
            <w:sz w:val="24"/>
            <w:szCs w:val="24"/>
            <w:lang w:val="en-US" w:eastAsia="zh-CN" w:bidi="ar-SA"/>
          </w:rPr>
          <w:t xml:space="preserve">] </w:t>
        </w:r>
      </w:ins>
      <w:r>
        <w:rPr>
          <w:rFonts w:hint="eastAsia" w:ascii="Times New Roman" w:hAnsi="Times New Roman" w:eastAsiaTheme="minorEastAsia" w:cstheme="minorBidi"/>
          <w:kern w:val="2"/>
          <w:sz w:val="24"/>
          <w:szCs w:val="24"/>
          <w:lang w:val="en-US" w:eastAsia="zh-CN" w:bidi="ar-SA"/>
        </w:rPr>
        <w:t>KEOGH E J, PAZZANI M J. Derivative dynamic time warping[C]//Proceedings of the 2001 SIAM International Conference on Data Mining. Philadelphia: Society for Industrial and Applied Mathematics, 2001: 1-11.</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方正黑体_GBK">
    <w:panose1 w:val="03000509000000000000"/>
    <w:charset w:val="86"/>
    <w:family w:val="auto"/>
    <w:pitch w:val="default"/>
    <w:sig w:usb0="00000001" w:usb1="080E0000" w:usb2="00000000" w:usb3="00000000" w:csb0="00040000" w:csb1="00000000"/>
  </w:font>
  <w:font w:name="Songti SC">
    <w:panose1 w:val="02010800040101010101"/>
    <w:charset w:val="86"/>
    <w:family w:val="auto"/>
    <w:pitch w:val="default"/>
    <w:sig w:usb0="00000001" w:usb1="080F0000" w:usb2="00000000" w:usb3="00000000" w:csb0="00040000" w:csb1="00000000"/>
  </w:font>
  <w:font w:name="方正楷体_GBK">
    <w:panose1 w:val="03000509000000000000"/>
    <w:charset w:val="86"/>
    <w:family w:val="auto"/>
    <w:pitch w:val="default"/>
    <w:sig w:usb0="00000001" w:usb1="080E0000" w:usb2="00000000" w:usb3="00000000" w:csb0="00040000" w:csb1="00000000"/>
  </w:font>
  <w:font w:name="Times New Roman Italic">
    <w:panose1 w:val="02020503050405090304"/>
    <w:charset w:val="00"/>
    <w:family w:val="auto"/>
    <w:pitch w:val="default"/>
    <w:sig w:usb0="E0000AFF" w:usb1="00007843" w:usb2="00000001" w:usb3="00000000" w:csb0="400001BF" w:csb1="DFF70000"/>
  </w:font>
  <w:font w:name="DejaVu Math TeX Gyre">
    <w:panose1 w:val="02000503000000000000"/>
    <w:charset w:val="00"/>
    <w:family w:val="auto"/>
    <w:pitch w:val="default"/>
    <w:sig w:usb0="A10000EF" w:usb1="4201F9EE" w:usb2="02000000" w:usb3="00000000" w:csb0="60000193" w:csb1="0DD4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EA26B4">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3E2AB6">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713E2AB6">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续昼">
    <w15:presenceInfo w15:providerId="WPS Office" w15:userId="4982087142"/>
  </w15:person>
  <w15:person w15:author="王锭云">
    <w15:presenceInfo w15:providerId="WPS Office" w15:userId="9265783743"/>
  </w15:person>
  <w15:person w15:author="张人杰">
    <w15:presenceInfo w15:providerId="WPS Office" w15:userId="209128181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9"/>
  <w:embedSystemFonts/>
  <w:bordersDoNotSurroundHeader w:val="0"/>
  <w:bordersDoNotSurroundFooter w:val="0"/>
  <w:revisionView w:markup="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numFmt w:val="decimal"/>
    <w:endnote w:id="60"/>
    <w:endnote w:id="6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F03794"/>
    <w:rsid w:val="0F1F3AF7"/>
    <w:rsid w:val="0F846CE0"/>
    <w:rsid w:val="1FFFB6A9"/>
    <w:rsid w:val="327411B4"/>
    <w:rsid w:val="350138A5"/>
    <w:rsid w:val="39653883"/>
    <w:rsid w:val="3FF1B581"/>
    <w:rsid w:val="41532A62"/>
    <w:rsid w:val="4E7E495E"/>
    <w:rsid w:val="51C50090"/>
    <w:rsid w:val="555B64D8"/>
    <w:rsid w:val="5CEA8FB6"/>
    <w:rsid w:val="63C04086"/>
    <w:rsid w:val="63FF87C2"/>
    <w:rsid w:val="64702B8B"/>
    <w:rsid w:val="6A6D488B"/>
    <w:rsid w:val="6B7FB798"/>
    <w:rsid w:val="71D913BE"/>
    <w:rsid w:val="75576DEE"/>
    <w:rsid w:val="7D7BF1EE"/>
    <w:rsid w:val="7DCE343B"/>
    <w:rsid w:val="7DFF0086"/>
    <w:rsid w:val="7E6D4E54"/>
    <w:rsid w:val="7FBF1E6C"/>
    <w:rsid w:val="7FCE84FE"/>
    <w:rsid w:val="B1BB55FE"/>
    <w:rsid w:val="B1FE238F"/>
    <w:rsid w:val="B3FB6600"/>
    <w:rsid w:val="C7B71E33"/>
    <w:rsid w:val="CFBF1D22"/>
    <w:rsid w:val="DA5DF0F5"/>
    <w:rsid w:val="EBEFBA3F"/>
    <w:rsid w:val="EBFEDF33"/>
    <w:rsid w:val="F1773DA8"/>
    <w:rsid w:val="FFCE410D"/>
    <w:rsid w:val="FFFB960F"/>
    <w:rsid w:val="FFFF60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endnote text"/>
    <w:basedOn w:val="1"/>
    <w:uiPriority w:val="0"/>
    <w:pPr>
      <w:snapToGrid w:val="0"/>
      <w:jc w:val="left"/>
    </w:p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footnote text"/>
    <w:basedOn w:val="1"/>
    <w:qFormat/>
    <w:uiPriority w:val="0"/>
    <w:pPr>
      <w:snapToGrid w:val="0"/>
      <w:jc w:val="left"/>
    </w:pPr>
    <w:rPr>
      <w:sz w:val="18"/>
    </w:rPr>
  </w:style>
  <w:style w:type="paragraph" w:styleId="7">
    <w:name w:val="Normal (Web)"/>
    <w:basedOn w:val="1"/>
    <w:qFormat/>
    <w:uiPriority w:val="0"/>
    <w:rPr>
      <w:sz w:val="24"/>
    </w:rPr>
  </w:style>
  <w:style w:type="character" w:styleId="10">
    <w:name w:val="endnote reference"/>
    <w:basedOn w:val="9"/>
    <w:uiPriority w:val="0"/>
    <w:rPr>
      <w:vertAlign w:val="superscript"/>
    </w:rPr>
  </w:style>
  <w:style w:type="character" w:styleId="11">
    <w:name w:val="footnote reference"/>
    <w:basedOn w:val="9"/>
    <w:qFormat/>
    <w:uiPriority w:val="0"/>
    <w:rPr>
      <w:vertAlign w:val="superscript"/>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7" Type="http://schemas.microsoft.com/office/2011/relationships/people" Target="people.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14339</Words>
  <Characters>15470</Characters>
  <Lines>0</Lines>
  <Paragraphs>0</Paragraphs>
  <TotalTime>40</TotalTime>
  <ScaleCrop>false</ScaleCrop>
  <LinksUpToDate>false</LinksUpToDate>
  <CharactersWithSpaces>15510</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2026-09-16T14:13:00Z</dcterms:created>
  <dc:creator>lenovo</dc:creator>
  <cp:lastModifiedBy>张人杰</cp:lastModifiedBy>
  <dcterms:modified xsi:type="dcterms:W3CDTF">2026-09-15T22:32:57Z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KSOTemplateDocerSaveRecord">
    <vt:lpwstr>eyJoZGlkIjoiMmY1NzExYTMyYmNiZDMwNTA3NzNlY2JhOGZiNmI1ODIiLCJ1c2VySWQiOiIxMTA2NDkwMjM1In0=</vt:lpwstr>
  </property>
  <property fmtid="{D5CDD505-2E9C-101B-9397-08002B2CF9AE}" pid="4" name="ICV">
    <vt:lpwstr>60790C6598EF94301957A96AAB5AAEE3_43</vt:lpwstr>
  </property>
</Properties>
</file>