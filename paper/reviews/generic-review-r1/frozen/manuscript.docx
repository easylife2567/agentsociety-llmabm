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83473">
      <w:pPr>
        <w:pStyle w:val="2"/>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方正黑体_GBK" w:hAnsi="方正黑体_GBK" w:eastAsia="方正黑体_GBK" w:cs="方正黑体_GBK"/>
          <w:b/>
          <w:bCs/>
          <w:i w:val="0"/>
          <w:iCs w:val="0"/>
          <w:caps w:val="0"/>
          <w:color w:val="0F1115"/>
          <w:spacing w:val="0"/>
          <w:sz w:val="28"/>
          <w:szCs w:val="28"/>
          <w:highlight w:val="none"/>
          <w:shd w:val="clear" w:fill="FFFFFF"/>
          <w:lang w:val="en-US" w:eastAsia="zh-CN"/>
        </w:rPr>
      </w:pPr>
      <w:r>
        <w:rPr>
          <w:rFonts w:hint="eastAsia" w:ascii="方正黑体_GBK" w:hAnsi="方正黑体_GBK" w:eastAsia="方正黑体_GBK" w:cs="方正黑体_GBK"/>
          <w:b/>
          <w:bCs/>
          <w:i w:val="0"/>
          <w:iCs w:val="0"/>
          <w:caps w:val="0"/>
          <w:color w:val="0F1115"/>
          <w:spacing w:val="0"/>
          <w:sz w:val="28"/>
          <w:szCs w:val="28"/>
          <w:highlight w:val="none"/>
          <w:shd w:val="clear" w:fill="FFFFFF"/>
        </w:rPr>
        <w:t>悼念退潮</w:t>
      </w:r>
      <w:r>
        <w:rPr>
          <w:rFonts w:hint="eastAsia" w:ascii="方正黑体_GBK" w:hAnsi="方正黑体_GBK" w:eastAsia="方正黑体_GBK" w:cs="方正黑体_GBK"/>
          <w:b/>
          <w:bCs/>
          <w:i w:val="0"/>
          <w:iCs w:val="0"/>
          <w:caps w:val="0"/>
          <w:color w:val="0F1115"/>
          <w:spacing w:val="0"/>
          <w:sz w:val="28"/>
          <w:szCs w:val="28"/>
          <w:highlight w:val="none"/>
          <w:shd w:val="clear" w:fill="FFFFFF"/>
          <w:lang w:val="en-US" w:eastAsia="zh-CN"/>
        </w:rPr>
        <w:t>之</w:t>
      </w:r>
      <w:r>
        <w:rPr>
          <w:rFonts w:hint="eastAsia" w:ascii="方正黑体_GBK" w:hAnsi="方正黑体_GBK" w:eastAsia="方正黑体_GBK" w:cs="方正黑体_GBK"/>
          <w:b/>
          <w:bCs/>
          <w:i w:val="0"/>
          <w:iCs w:val="0"/>
          <w:caps w:val="0"/>
          <w:color w:val="0F1115"/>
          <w:spacing w:val="0"/>
          <w:sz w:val="28"/>
          <w:szCs w:val="28"/>
          <w:highlight w:val="none"/>
          <w:shd w:val="clear" w:fill="FFFFFF"/>
        </w:rPr>
        <w:t>后：</w:t>
      </w:r>
      <w:r>
        <w:rPr>
          <w:rFonts w:hint="eastAsia" w:ascii="方正黑体_GBK" w:hAnsi="方正黑体_GBK" w:eastAsia="方正黑体_GBK" w:cs="方正黑体_GBK"/>
          <w:b/>
          <w:bCs/>
          <w:i w:val="0"/>
          <w:iCs w:val="0"/>
          <w:caps w:val="0"/>
          <w:color w:val="0F1115"/>
          <w:spacing w:val="0"/>
          <w:sz w:val="28"/>
          <w:szCs w:val="28"/>
          <w:highlight w:val="none"/>
          <w:shd w:val="clear" w:fill="FFFFFF"/>
          <w:lang w:val="en-US" w:eastAsia="zh-CN"/>
        </w:rPr>
        <w:t>平台算法与用户互动如何塑造</w:t>
      </w:r>
      <w:ins w:id="180" w:author="续昼" w:date="2026-09-15T17:56:52Z">
        <w:r>
          <w:rPr>
            <w:rFonts w:hint="eastAsia" w:ascii="方正黑体_GBK" w:hAnsi="方正黑体_GBK" w:eastAsia="方正黑体_GBK" w:cs="方正黑体_GBK"/>
            <w:b/>
            <w:bCs/>
            <w:i w:val="0"/>
            <w:iCs w:val="0"/>
            <w:caps w:val="0"/>
            <w:color w:val="0F1115"/>
            <w:spacing w:val="0"/>
            <w:sz w:val="28"/>
            <w:szCs w:val="28"/>
            <w:highlight w:val="none"/>
            <w:shd w:val="clear" w:fill="FFFFFF"/>
            <w:lang w:val="en-US" w:eastAsia="zh-CN"/>
          </w:rPr>
          <w:t>公共人物社会</w:t>
        </w:r>
      </w:ins>
      <w:del w:id="181" w:author="续昼" w:date="2026-09-15T17:56:48Z">
        <w:r>
          <w:rPr>
            <w:rFonts w:hint="eastAsia" w:ascii="方正黑体_GBK" w:hAnsi="方正黑体_GBK" w:eastAsia="方正黑体_GBK" w:cs="方正黑体_GBK"/>
            <w:b/>
            <w:bCs/>
            <w:i w:val="0"/>
            <w:iCs w:val="0"/>
            <w:caps w:val="0"/>
            <w:color w:val="0F1115"/>
            <w:spacing w:val="0"/>
            <w:sz w:val="28"/>
            <w:szCs w:val="28"/>
            <w:highlight w:val="none"/>
            <w:shd w:val="clear" w:fill="FFFFFF"/>
            <w:lang w:val="en-US" w:eastAsia="zh-CN"/>
          </w:rPr>
          <w:delText>逝者赛博格</w:delText>
        </w:r>
      </w:del>
      <w:r>
        <w:rPr>
          <w:rFonts w:hint="eastAsia" w:ascii="方正黑体_GBK" w:hAnsi="方正黑体_GBK" w:eastAsia="方正黑体_GBK" w:cs="方正黑体_GBK"/>
          <w:b/>
          <w:bCs/>
          <w:i w:val="0"/>
          <w:iCs w:val="0"/>
          <w:caps w:val="0"/>
          <w:color w:val="0F1115"/>
          <w:spacing w:val="0"/>
          <w:sz w:val="28"/>
          <w:szCs w:val="28"/>
          <w:highlight w:val="none"/>
          <w:shd w:val="clear" w:fill="FFFFFF"/>
          <w:lang w:val="en-US" w:eastAsia="zh-CN"/>
        </w:rPr>
        <w:t>形象</w:t>
      </w:r>
    </w:p>
    <w:p w14:paraId="154AB040">
      <w:pPr>
        <w:pStyle w:val="2"/>
        <w:keepNext w:val="0"/>
        <w:keepLines w:val="0"/>
        <w:pageBreakBefore w:val="0"/>
        <w:kinsoku/>
        <w:wordWrap/>
        <w:overflowPunct/>
        <w:topLinePunct w:val="0"/>
        <w:autoSpaceDE/>
        <w:autoSpaceDN/>
        <w:bidi w:val="0"/>
        <w:adjustRightInd/>
        <w:snapToGrid/>
        <w:spacing w:line="400" w:lineRule="exact"/>
        <w:jc w:val="right"/>
        <w:textAlignment w:val="auto"/>
        <w:rPr>
          <w:rFonts w:hint="eastAsia" w:ascii="方正黑体_GBK" w:hAnsi="方正黑体_GBK" w:eastAsia="方正黑体_GBK" w:cs="方正黑体_GBK"/>
          <w:b/>
          <w:bCs/>
          <w:i w:val="0"/>
          <w:iCs w:val="0"/>
          <w:caps w:val="0"/>
          <w:color w:val="0F1115"/>
          <w:spacing w:val="0"/>
          <w:sz w:val="24"/>
          <w:szCs w:val="24"/>
          <w:highlight w:val="none"/>
          <w:shd w:val="clear" w:fill="FFFFFF"/>
          <w:lang w:val="en-US" w:eastAsia="zh-CN"/>
        </w:rPr>
      </w:pPr>
      <w:r>
        <w:rPr>
          <w:rFonts w:hint="eastAsia" w:ascii="方正黑体_GBK" w:hAnsi="方正黑体_GBK" w:eastAsia="方正黑体_GBK" w:cs="方正黑体_GBK"/>
          <w:b/>
          <w:bCs/>
          <w:i w:val="0"/>
          <w:iCs w:val="0"/>
          <w:caps w:val="0"/>
          <w:color w:val="0F1115"/>
          <w:spacing w:val="0"/>
          <w:sz w:val="24"/>
          <w:szCs w:val="24"/>
          <w:highlight w:val="none"/>
          <w:shd w:val="clear" w:fill="FFFFFF"/>
        </w:rPr>
        <w:t>——基于张雪峰</w:t>
      </w:r>
      <w:r>
        <w:rPr>
          <w:rFonts w:hint="eastAsia" w:ascii="方正黑体_GBK" w:hAnsi="方正黑体_GBK" w:eastAsia="方正黑体_GBK" w:cs="方正黑体_GBK"/>
          <w:b/>
          <w:bCs/>
          <w:i w:val="0"/>
          <w:iCs w:val="0"/>
          <w:caps w:val="0"/>
          <w:color w:val="0F1115"/>
          <w:spacing w:val="0"/>
          <w:sz w:val="24"/>
          <w:szCs w:val="24"/>
          <w:highlight w:val="none"/>
          <w:shd w:val="clear" w:fill="FFFFFF"/>
          <w:lang w:val="en-US" w:eastAsia="zh-CN"/>
        </w:rPr>
        <w:t>逝后网络</w:t>
      </w:r>
      <w:r>
        <w:rPr>
          <w:rFonts w:hint="eastAsia" w:ascii="方正黑体_GBK" w:hAnsi="方正黑体_GBK" w:eastAsia="方正黑体_GBK" w:cs="方正黑体_GBK"/>
          <w:b/>
          <w:bCs/>
          <w:i w:val="0"/>
          <w:iCs w:val="0"/>
          <w:caps w:val="0"/>
          <w:color w:val="0F1115"/>
          <w:spacing w:val="0"/>
          <w:sz w:val="24"/>
          <w:szCs w:val="24"/>
          <w:highlight w:val="none"/>
          <w:shd w:val="clear" w:fill="FFFFFF"/>
        </w:rPr>
        <w:t>舆情的多智能体仿真</w:t>
      </w:r>
      <w:r>
        <w:rPr>
          <w:rFonts w:hint="eastAsia" w:ascii="方正黑体_GBK" w:hAnsi="方正黑体_GBK" w:eastAsia="方正黑体_GBK" w:cs="方正黑体_GBK"/>
          <w:b/>
          <w:bCs/>
          <w:i w:val="0"/>
          <w:iCs w:val="0"/>
          <w:caps w:val="0"/>
          <w:color w:val="0F1115"/>
          <w:spacing w:val="0"/>
          <w:sz w:val="24"/>
          <w:szCs w:val="24"/>
          <w:highlight w:val="none"/>
          <w:shd w:val="clear" w:fill="FFFFFF"/>
          <w:lang w:val="en-US" w:eastAsia="zh-CN"/>
        </w:rPr>
        <w:t>推演</w:t>
      </w:r>
    </w:p>
    <w:p w14:paraId="2DDDD24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1"/>
          <w:szCs w:val="21"/>
          <w:highlight w:val="none"/>
          <w:shd w:val="clear" w:fill="FFFFFF"/>
          <w:lang w:val="en-US" w:eastAsia="zh-CN" w:bidi="ar"/>
        </w:rPr>
      </w:pPr>
    </w:p>
    <w:p w14:paraId="4775503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方正黑体_GBK" w:hAnsi="方正黑体_GBK" w:eastAsia="方正黑体_GBK" w:cs="方正黑体_GBK"/>
          <w:b/>
          <w:bCs/>
          <w:color w:val="auto"/>
          <w:kern w:val="0"/>
          <w:sz w:val="24"/>
          <w:szCs w:val="24"/>
          <w:highlight w:val="none"/>
          <w:shd w:val="clear" w:fill="FFFFFF"/>
          <w:lang w:val="en-US" w:eastAsia="zh-CN" w:bidi="ar"/>
          <w:rPrChange w:id="182" w:author="续昼" w:date="2026-09-15T17:55:14Z">
            <w:rPr>
              <w:rFonts w:hint="eastAsia" w:ascii="宋体" w:hAnsi="宋体" w:eastAsia="宋体" w:cs="宋体"/>
              <w:b/>
              <w:bCs/>
              <w:color w:val="auto"/>
              <w:kern w:val="0"/>
              <w:sz w:val="24"/>
              <w:szCs w:val="24"/>
              <w:highlight w:val="none"/>
              <w:shd w:val="clear" w:fill="FFFFFF"/>
              <w:lang w:val="en-US" w:eastAsia="zh-CN" w:bidi="ar"/>
            </w:rPr>
          </w:rPrChange>
        </w:rPr>
        <w:t>摘要</w:t>
      </w:r>
      <w:r>
        <w:rPr>
          <w:rFonts w:hint="eastAsia" w:ascii="宋体" w:hAnsi="宋体" w:eastAsia="宋体" w:cs="宋体"/>
          <w:b/>
          <w:bCs/>
          <w:color w:val="auto"/>
          <w:kern w:val="0"/>
          <w:sz w:val="24"/>
          <w:szCs w:val="24"/>
          <w:highlight w:val="none"/>
          <w:shd w:val="clear" w:fill="FFFFFF"/>
          <w:lang w:val="en-US" w:eastAsia="zh-CN" w:bidi="ar"/>
        </w:rPr>
        <w:t>：</w:t>
      </w:r>
    </w:p>
    <w:p w14:paraId="7E1762F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default" w:ascii="宋体" w:hAnsi="宋体" w:eastAsia="宋体" w:cs="宋体"/>
          <w:color w:val="auto"/>
          <w:sz w:val="24"/>
          <w:szCs w:val="24"/>
          <w:highlight w:val="none"/>
          <w:lang w:val="en-US"/>
        </w:rPr>
      </w:pPr>
      <w:r>
        <w:rPr>
          <w:rFonts w:hint="eastAsia" w:ascii="方正黑体_GBK" w:hAnsi="方正黑体_GBK" w:eastAsia="方正黑体_GBK" w:cs="方正黑体_GBK"/>
          <w:b/>
          <w:bCs/>
          <w:color w:val="auto"/>
          <w:kern w:val="0"/>
          <w:sz w:val="24"/>
          <w:szCs w:val="24"/>
          <w:highlight w:val="none"/>
          <w:shd w:val="clear" w:fill="FFFFFF"/>
          <w:lang w:val="en-US" w:eastAsia="zh-CN" w:bidi="ar"/>
          <w:rPrChange w:id="183" w:author="续昼" w:date="2026-09-15T17:55:10Z">
            <w:rPr>
              <w:rFonts w:hint="eastAsia" w:ascii="宋体" w:hAnsi="宋体" w:eastAsia="宋体" w:cs="宋体"/>
              <w:b/>
              <w:bCs/>
              <w:color w:val="auto"/>
              <w:kern w:val="0"/>
              <w:sz w:val="24"/>
              <w:szCs w:val="24"/>
              <w:highlight w:val="none"/>
              <w:shd w:val="clear" w:fill="FFFFFF"/>
              <w:lang w:val="en-US" w:eastAsia="zh-CN" w:bidi="ar"/>
            </w:rPr>
          </w:rPrChange>
        </w:rPr>
        <w:t>关键词</w:t>
      </w:r>
      <w:r>
        <w:rPr>
          <w:rFonts w:hint="eastAsia" w:ascii="宋体" w:hAnsi="宋体" w:eastAsia="宋体" w:cs="宋体"/>
          <w:b/>
          <w:bCs/>
          <w:color w:val="auto"/>
          <w:kern w:val="0"/>
          <w:sz w:val="24"/>
          <w:szCs w:val="24"/>
          <w:highlight w:val="none"/>
          <w:shd w:val="clear" w:fill="FFFFFF"/>
          <w:lang w:val="en-US" w:eastAsia="zh-CN" w:bidi="ar"/>
        </w:rPr>
        <w:t>：</w:t>
      </w:r>
      <w:ins w:id="184" w:author="续昼" w:date="2026-09-15T17:53:56Z">
        <w:r>
          <w:rPr>
            <w:rFonts w:hint="eastAsia" w:ascii="宋体" w:hAnsi="宋体" w:eastAsia="宋体" w:cs="宋体"/>
            <w:b w:val="0"/>
            <w:bCs w:val="0"/>
            <w:color w:val="auto"/>
            <w:kern w:val="0"/>
            <w:sz w:val="24"/>
            <w:szCs w:val="24"/>
            <w:highlight w:val="none"/>
            <w:shd w:val="clear" w:fill="FFFFFF"/>
            <w:lang w:val="en-US" w:eastAsia="zh-CN" w:bidi="ar"/>
          </w:rPr>
          <w:t>多智能体仿真推演；算法推荐；网络模因；沉默的螺旋</w:t>
        </w:r>
      </w:ins>
      <w:del w:id="185" w:author="续昼" w:date="2026-09-15T17:53:56Z">
        <w:r>
          <w:rPr>
            <w:rFonts w:hint="eastAsia" w:ascii="宋体" w:hAnsi="宋体" w:eastAsia="宋体" w:cs="宋体"/>
            <w:b w:val="0"/>
            <w:bCs w:val="0"/>
            <w:color w:val="auto"/>
            <w:kern w:val="0"/>
            <w:sz w:val="24"/>
            <w:szCs w:val="24"/>
            <w:highlight w:val="none"/>
            <w:shd w:val="clear" w:fill="FFFFFF"/>
            <w:lang w:val="en-US" w:eastAsia="zh-CN" w:bidi="ar"/>
          </w:rPr>
          <w:delText>逝后数字记忆；多智能体仿真推演；算法推荐；数字策展</w:delText>
        </w:r>
      </w:del>
    </w:p>
    <w:p w14:paraId="71929E8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highlight w:val="none"/>
        </w:rPr>
      </w:pPr>
    </w:p>
    <w:p w14:paraId="1D4D130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在社交媒体深度嵌入公共生活的当下，公众人物的离世不再只是单纯的社会新闻，而是迅速演变为平台规则、算法机制与海量网民共同参与、动态博弈的赛博形象生产过程。大众媒介时代，逝者叙事多由专业媒体主导，舆论形象相对稳定、统一且正向；到了算法分发时代，公共人物的逝后记忆不再由某一发文机构建构，而是诞生于海量用户发帖、点赞、转发与平台信息流推荐的持续交互博弈中，呈现出去中心化、动态化且观点多元的特征。在数字哀悼场景下，算法推荐机制作为信息环境的隐形操控者，决定了“谁能看到什么”，深刻塑造公共话语的构成：它既可以放大某些叙事、赋予其更高的可见度，也可以压制另一些叙事、使其沉入信息流的底层，从而在网民整体立场并未发生根本转变的情况下，制造舆论形象</w:t>
      </w:r>
      <w:ins w:id="186" w:author="续昼" w:date="2026-09-15T17:55:19Z">
        <w:r>
          <w:rPr>
            <w:rFonts w:hint="eastAsia" w:ascii="宋体" w:hAnsi="宋体" w:eastAsia="宋体" w:cs="宋体"/>
            <w:b w:val="0"/>
            <w:bCs w:val="0"/>
            <w:color w:val="auto"/>
            <w:kern w:val="0"/>
            <w:sz w:val="24"/>
            <w:szCs w:val="24"/>
            <w:highlight w:val="none"/>
            <w:shd w:val="clear" w:fill="FFFFFF"/>
            <w:lang w:val="en-US" w:eastAsia="zh-CN" w:bidi="ar"/>
          </w:rPr>
          <w:t>偏</w:t>
        </w:r>
      </w:ins>
      <w:del w:id="187" w:author="续昼" w:date="2026-09-15T17:55:18Z">
        <w:r>
          <w:rPr>
            <w:rFonts w:hint="eastAsia" w:ascii="宋体" w:hAnsi="宋体" w:eastAsia="宋体" w:cs="宋体"/>
            <w:b w:val="0"/>
            <w:bCs w:val="0"/>
            <w:color w:val="auto"/>
            <w:kern w:val="0"/>
            <w:sz w:val="24"/>
            <w:szCs w:val="24"/>
            <w:highlight w:val="none"/>
            <w:shd w:val="clear" w:fill="FFFFFF"/>
            <w:lang w:val="en-US" w:eastAsia="zh-CN" w:bidi="ar"/>
          </w:rPr>
          <w:delText>漂</w:delText>
        </w:r>
      </w:del>
      <w:r>
        <w:rPr>
          <w:rFonts w:hint="eastAsia" w:ascii="宋体" w:hAnsi="宋体" w:eastAsia="宋体" w:cs="宋体"/>
          <w:b w:val="0"/>
          <w:bCs w:val="0"/>
          <w:color w:val="auto"/>
          <w:kern w:val="0"/>
          <w:sz w:val="24"/>
          <w:szCs w:val="24"/>
          <w:highlight w:val="none"/>
          <w:shd w:val="clear" w:fill="FFFFFF"/>
          <w:lang w:val="en-US" w:eastAsia="zh-CN" w:bidi="ar"/>
        </w:rPr>
        <w:t>移的观感，悄然重塑逝者公共形象的叙事走向与情感基调。</w:t>
      </w:r>
    </w:p>
    <w:p w14:paraId="3BB6D56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近年来，网络舆论场频繁出现公众人物逝后形象异化的现象。从科比·布莱恩特直升机坠毁，到考研名师张雪峰跑步猝死，公共人物逝后的</w:t>
      </w:r>
      <w:del w:id="188" w:author="续昼" w:date="2026-09-15T17:57:05Z">
        <w:r>
          <w:rPr>
            <w:rFonts w:hint="default" w:ascii="宋体" w:hAnsi="宋体" w:eastAsia="宋体" w:cs="宋体"/>
            <w:b w:val="0"/>
            <w:bCs w:val="0"/>
            <w:color w:val="auto"/>
            <w:kern w:val="0"/>
            <w:sz w:val="24"/>
            <w:szCs w:val="24"/>
            <w:highlight w:val="none"/>
            <w:shd w:val="clear" w:fill="FFFFFF"/>
            <w:lang w:val="en-US" w:eastAsia="zh-CN" w:bidi="ar"/>
          </w:rPr>
          <w:delText>赛博</w:delText>
        </w:r>
      </w:del>
      <w:ins w:id="189" w:author="续昼" w:date="2026-09-15T17:57:07Z">
        <w:r>
          <w:rPr>
            <w:rFonts w:hint="eastAsia" w:ascii="宋体" w:hAnsi="宋体" w:eastAsia="宋体" w:cs="宋体"/>
            <w:b w:val="0"/>
            <w:bCs w:val="0"/>
            <w:color w:val="auto"/>
            <w:kern w:val="0"/>
            <w:sz w:val="24"/>
            <w:szCs w:val="24"/>
            <w:highlight w:val="none"/>
            <w:shd w:val="clear" w:fill="FFFFFF"/>
            <w:lang w:val="en-US" w:eastAsia="zh-CN" w:bidi="ar"/>
          </w:rPr>
          <w:t>社交媒体</w:t>
        </w:r>
      </w:ins>
      <w:del w:id="190" w:author="续昼" w:date="2026-09-15T17:57:09Z">
        <w:r>
          <w:rPr>
            <w:rFonts w:hint="default" w:ascii="宋体" w:hAnsi="宋体" w:eastAsia="宋体" w:cs="宋体"/>
            <w:b w:val="0"/>
            <w:bCs w:val="0"/>
            <w:color w:val="auto"/>
            <w:kern w:val="0"/>
            <w:sz w:val="24"/>
            <w:szCs w:val="24"/>
            <w:highlight w:val="none"/>
            <w:shd w:val="clear" w:fill="FFFFFF"/>
            <w:lang w:val="en-US" w:eastAsia="zh-CN" w:bidi="ar"/>
          </w:rPr>
          <w:delText>形象</w:delText>
        </w:r>
      </w:del>
      <w:ins w:id="191" w:author="续昼" w:date="2026-09-15T17:57:12Z">
        <w:r>
          <w:rPr>
            <w:rFonts w:hint="eastAsia" w:ascii="宋体" w:hAnsi="宋体" w:eastAsia="宋体" w:cs="宋体"/>
            <w:b w:val="0"/>
            <w:bCs w:val="0"/>
            <w:color w:val="auto"/>
            <w:kern w:val="0"/>
            <w:sz w:val="24"/>
            <w:szCs w:val="24"/>
            <w:highlight w:val="none"/>
            <w:shd w:val="clear" w:fill="FFFFFF"/>
            <w:lang w:val="en-US" w:eastAsia="zh-CN" w:bidi="ar"/>
          </w:rPr>
          <w:t>人设</w:t>
        </w:r>
      </w:ins>
      <w:r>
        <w:rPr>
          <w:rFonts w:hint="eastAsia" w:ascii="宋体" w:hAnsi="宋体" w:eastAsia="宋体" w:cs="宋体"/>
          <w:b w:val="0"/>
          <w:bCs w:val="0"/>
          <w:color w:val="auto"/>
          <w:kern w:val="0"/>
          <w:sz w:val="24"/>
          <w:szCs w:val="24"/>
          <w:highlight w:val="none"/>
          <w:shd w:val="clear" w:fill="FFFFFF"/>
          <w:lang w:val="en-US" w:eastAsia="zh-CN" w:bidi="ar"/>
        </w:rPr>
        <w:t>并未锚定其生前的职业价值与社会贡献，反而出现明显的形象异化，甚至可能彻底解构为围绕死亡事件生成的戏谑迷因，即可不断复制、带有反讽意味的网络亚文化戏谑符号与地狱笑话文本。本研究选取张雪峰逝世这一真实事件为案例，2026年3月24日，张雪峰因跑步时突发心源性猝死离世，逝后舆论场呈现清晰的形象偏移趋势——早期</w:t>
      </w:r>
      <w:ins w:id="192" w:author="续昼" w:date="2026-09-15T17:57:26Z">
        <w:r>
          <w:rPr>
            <w:rFonts w:hint="eastAsia" w:ascii="宋体" w:hAnsi="宋体" w:eastAsia="宋体" w:cs="宋体"/>
            <w:b w:val="0"/>
            <w:bCs w:val="0"/>
            <w:color w:val="auto"/>
            <w:kern w:val="0"/>
            <w:sz w:val="24"/>
            <w:szCs w:val="24"/>
            <w:highlight w:val="none"/>
            <w:shd w:val="clear" w:fill="FFFFFF"/>
            <w:lang w:val="en-US" w:eastAsia="zh-CN" w:bidi="ar"/>
          </w:rPr>
          <w:t>网民多</w:t>
        </w:r>
      </w:ins>
      <w:r>
        <w:rPr>
          <w:rFonts w:hint="eastAsia" w:ascii="宋体" w:hAnsi="宋体" w:eastAsia="宋体" w:cs="宋体"/>
          <w:b w:val="0"/>
          <w:bCs w:val="0"/>
          <w:color w:val="auto"/>
          <w:kern w:val="0"/>
          <w:sz w:val="24"/>
          <w:szCs w:val="24"/>
          <w:highlight w:val="none"/>
          <w:shd w:val="clear" w:fill="FFFFFF"/>
          <w:lang w:val="en-US" w:eastAsia="zh-CN" w:bidi="ar"/>
        </w:rPr>
        <w:t>追忆其在志愿填报与考研辅导贡献的教育价值，悼念退潮后，逐步转向以死亡方式为符号的迷因娱乐化消费，衍生系列地狱梗并跨圈层扩散。研究采集抖音、微博、小红书三大平台共52737条帖文开展实证分析，还原其逝世后的数字形象的偏移轨迹，并在此基础上搭建多智能体仿真模型，通过设置不同推荐机制与用户互动规则的反事实实验，考察算法推荐与用户发帖行为的交互作用如何共同塑造逝后数字形象的演化路径与玩梗话语的扩散格局。</w:t>
      </w:r>
    </w:p>
    <w:p w14:paraId="18AE9EF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highlight w:val="none"/>
        </w:rPr>
      </w:pPr>
      <w:r>
        <w:rPr>
          <w:rFonts w:hint="eastAsia" w:ascii="宋体" w:hAnsi="宋体" w:eastAsia="宋体" w:cs="宋体"/>
          <w:b w:val="0"/>
          <w:bCs w:val="0"/>
          <w:color w:val="auto"/>
          <w:kern w:val="0"/>
          <w:sz w:val="24"/>
          <w:szCs w:val="24"/>
          <w:highlight w:val="none"/>
          <w:shd w:val="clear" w:fill="FFFFFF"/>
          <w:lang w:val="en-US" w:eastAsia="zh-CN" w:bidi="ar"/>
        </w:rPr>
        <w:t>本研究聚焦张雪峰逝后舆情，关注以下问题：公众人物逝后的</w:t>
      </w:r>
      <w:del w:id="193" w:author="续昼" w:date="2026-09-15T17:57:41Z">
        <w:r>
          <w:rPr>
            <w:rFonts w:hint="default" w:ascii="宋体" w:hAnsi="宋体" w:eastAsia="宋体" w:cs="宋体"/>
            <w:b w:val="0"/>
            <w:bCs w:val="0"/>
            <w:color w:val="auto"/>
            <w:kern w:val="0"/>
            <w:sz w:val="24"/>
            <w:szCs w:val="24"/>
            <w:highlight w:val="none"/>
            <w:shd w:val="clear" w:fill="FFFFFF"/>
            <w:lang w:val="en-US" w:eastAsia="zh-CN" w:bidi="ar"/>
          </w:rPr>
          <w:delText>赛博</w:delText>
        </w:r>
      </w:del>
      <w:ins w:id="194" w:author="续昼" w:date="2026-09-15T17:57:42Z">
        <w:r>
          <w:rPr>
            <w:rFonts w:hint="eastAsia" w:ascii="宋体" w:hAnsi="宋体" w:eastAsia="宋体" w:cs="宋体"/>
            <w:b w:val="0"/>
            <w:bCs w:val="0"/>
            <w:color w:val="auto"/>
            <w:kern w:val="0"/>
            <w:sz w:val="24"/>
            <w:szCs w:val="24"/>
            <w:highlight w:val="none"/>
            <w:shd w:val="clear" w:fill="FFFFFF"/>
            <w:lang w:val="en-US" w:eastAsia="zh-CN" w:bidi="ar"/>
          </w:rPr>
          <w:t>社会</w:t>
        </w:r>
      </w:ins>
      <w:r>
        <w:rPr>
          <w:rFonts w:hint="eastAsia" w:ascii="宋体" w:hAnsi="宋体" w:eastAsia="宋体" w:cs="宋体"/>
          <w:b w:val="0"/>
          <w:bCs w:val="0"/>
          <w:color w:val="auto"/>
          <w:kern w:val="0"/>
          <w:sz w:val="24"/>
          <w:szCs w:val="24"/>
          <w:highlight w:val="none"/>
          <w:shd w:val="clear" w:fill="FFFFFF"/>
          <w:lang w:val="en-US" w:eastAsia="zh-CN" w:bidi="ar"/>
        </w:rPr>
        <w:t>形象偏移是否真实存在、呈现何种时序结构与演化特征？平台算法推荐机制与用户发帖行为之间的互动，如何共同塑造逝后数字形象的演化路径与玩梗话语的扩散格局？如何重构推荐机制以实现对逝者恶意玩梗舆情的精准遏制与正向引导？通过回应这些问题，本研究旨在揭示算法推荐与用户行为交互作用下逝者赛博形象的生成逻辑与演变机制，最终为规范数字哀悼秩序、优化平台内容治理提供理论与实践参考。</w:t>
      </w:r>
    </w:p>
    <w:p w14:paraId="5FE5115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rPr>
          <w:rFonts w:hint="default"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一、文献综述</w:t>
      </w:r>
    </w:p>
    <w:p w14:paraId="172614A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right="0" w:firstLine="480" w:firstLineChars="200"/>
        <w:textAlignment w:val="auto"/>
        <w:rPr>
          <w:ins w:id="195"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196"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数字时代公众人物逝世后，平台算法推荐系统与用户行为互动对迷因文化扩散与人物形象塑造的影响机制，是传播学与计算社会科学的交叉议题。当前学术界研究热点可归为三条脉络：数字哀悼与逝后集体记忆、迷因传播与亚文化主流化、算法策展与信息曝光分配。</w:t>
        </w:r>
      </w:ins>
    </w:p>
    <w:p w14:paraId="3571A53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ins w:id="197" w:author="续昼" w:date="2026-09-15T17:58:48Z"/>
          <w:rFonts w:hint="eastAsia" w:ascii="Times New Roman" w:hAnsi="Times New Roman" w:eastAsia="方正楷体_GBK" w:cs="方正楷体_GBK"/>
          <w:b/>
          <w:bCs/>
          <w:color w:val="auto"/>
          <w:kern w:val="0"/>
          <w:sz w:val="24"/>
          <w:szCs w:val="24"/>
          <w:highlight w:val="none"/>
          <w:shd w:val="clear" w:fill="FFFFFF"/>
          <w:lang w:val="en-US" w:eastAsia="zh-CN" w:bidi="ar"/>
        </w:rPr>
      </w:pPr>
      <w:ins w:id="198" w:author="续昼" w:date="2026-09-15T17:58:48Z">
        <w:r>
          <w:rPr>
            <w:rFonts w:hint="eastAsia" w:ascii="Times New Roman" w:hAnsi="Times New Roman" w:eastAsia="方正楷体_GBK" w:cs="方正楷体_GBK"/>
            <w:b/>
            <w:bCs/>
            <w:color w:val="auto"/>
            <w:kern w:val="0"/>
            <w:sz w:val="24"/>
            <w:szCs w:val="24"/>
            <w:highlight w:val="none"/>
            <w:shd w:val="clear" w:fill="FFFFFF"/>
            <w:lang w:val="en-US" w:eastAsia="zh-CN" w:bidi="ar"/>
          </w:rPr>
          <w:t>（一）数字哀悼与逝后表征：从</w:t>
        </w:r>
      </w:ins>
      <w:ins w:id="199" w:author="续昼" w:date="2026-09-15T17:58:48Z">
        <w:r>
          <w:rPr>
            <w:rFonts w:hint="eastAsia" w:ascii="Times New Roman" w:hAnsi="Times New Roman" w:eastAsia="方正楷体_GBK" w:cs="方正楷体_GBK"/>
            <w:b/>
            <w:bCs/>
            <w:color w:val="auto"/>
            <w:kern w:val="0"/>
            <w:sz w:val="24"/>
            <w:szCs w:val="24"/>
            <w:shd w:val="clear" w:fill="FFFFFF"/>
            <w:lang w:val="en-US" w:eastAsia="zh-CN" w:bidi="ar"/>
          </w:rPr>
          <w:t>“被记住多少”到“被记住什么”</w:t>
        </w:r>
      </w:ins>
    </w:p>
    <w:p w14:paraId="673B8DA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200"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201"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数字媒介拓展了哀悼的参与主体、表达形式与持续时间。周葆华、钟媛通过分析李文亮微博下134万余条评论，发现临时性的集体悼念可以转化为持续运作的“延展性情感空间”，兼具情感表达与集体记忆书写功能</w:t>
        </w:r>
      </w:ins>
      <w:ins w:id="202"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03"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0"/>
        </w:r>
      </w:ins>
      <w:ins w:id="204"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05"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。高嘉潞进一步指出，陌生人借助信息补偿、固定仪式和记忆书写等实践维持与逝者的联结，并在互动中重新协商逝者身份</w:t>
        </w:r>
      </w:ins>
      <w:ins w:id="206"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07"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1"/>
        </w:r>
      </w:ins>
      <w:ins w:id="208"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09"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。这些研究表明，数字哀悼同时包含情感表达、关系维系和形象建构。</w:t>
        </w:r>
      </w:ins>
    </w:p>
    <w:p w14:paraId="4ECC207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210"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211"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算法介入后，哀悼共同体的形成不再完全依赖既有社会关系。Eriksson Krutrök提出“算法亲近性”概念，指出推荐排序可能将具有相似哀伤经验的陌生用户联系起来，并参与塑造平台中的哀悼表达规范</w:t>
        </w:r>
      </w:ins>
      <w:ins w:id="212" w:author="续昼" w:date="2026-09-15T17:58:48Z">
        <w:r>
          <w:rPr>
            <w:rStyle w:val="6"/>
            <w:rFonts w:hint="default" w:asciiTheme="minorHAnsi" w:hAnsiTheme="minorHAnsi" w:eastAsiaTheme="minorEastAsia" w:cstheme="minorBidi"/>
            <w:b w:val="0"/>
            <w:bCs w:val="0"/>
            <w:color w:val="auto"/>
            <w:kern w:val="2"/>
            <w:sz w:val="24"/>
            <w:szCs w:val="24"/>
            <w:highlight w:val="none"/>
            <w:shd w:val="clear" w:fill="FFFFFF"/>
            <w:lang w:val="en-US" w:eastAsia="zh-CN" w:bidi="ar"/>
            <w:rPrChange w:id="213" w:author="续昼" w:date="2026-09-15T18:07:35Z">
              <w:rPr>
                <w:rStyle w:val="7"/>
                <w:rFonts w:hint="eastAsia" w:ascii="Times New Roman" w:hAnsi="Times New Roman" w:eastAsia="宋体" w:cs="宋体"/>
                <w:b w:val="0"/>
                <w:bCs w:val="0"/>
                <w:color w:val="auto"/>
                <w:kern w:val="0"/>
                <w:sz w:val="24"/>
                <w:szCs w:val="24"/>
                <w:highlight w:val="yellow"/>
                <w:shd w:val="clear" w:fill="FFFFFF"/>
                <w:lang w:val="en-US" w:eastAsia="zh-CN" w:bidi="ar"/>
              </w:rPr>
            </w:rPrChange>
          </w:rPr>
          <w:t>[</w:t>
        </w:r>
      </w:ins>
      <w:ins w:id="214"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Change w:id="215" w:author="续昼" w:date="2026-09-15T17:59:42Z">
              <w:rPr>
                <w:rStyle w:val="7"/>
                <w:rFonts w:hint="eastAsia" w:ascii="Times New Roman" w:hAnsi="Times New Roman" w:eastAsia="宋体" w:cs="宋体"/>
                <w:b w:val="0"/>
                <w:bCs w:val="0"/>
                <w:color w:val="auto"/>
                <w:kern w:val="0"/>
                <w:sz w:val="24"/>
                <w:szCs w:val="24"/>
                <w:highlight w:val="yellow"/>
                <w:shd w:val="clear" w:fill="FFFFFF"/>
                <w:lang w:val="en-US" w:eastAsia="zh-CN" w:bidi="ar"/>
              </w:rPr>
            </w:rPrChange>
          </w:rPr>
          <w:footnoteReference w:id="2"/>
        </w:r>
      </w:ins>
      <w:ins w:id="216" w:author="续昼" w:date="2026-09-15T17:58:48Z">
        <w:r>
          <w:rPr>
            <w:rStyle w:val="6"/>
            <w:rFonts w:hint="default" w:asciiTheme="minorHAnsi" w:hAnsiTheme="minorHAnsi" w:eastAsiaTheme="minorEastAsia" w:cstheme="minorBidi"/>
            <w:b w:val="0"/>
            <w:bCs w:val="0"/>
            <w:color w:val="auto"/>
            <w:kern w:val="2"/>
            <w:sz w:val="24"/>
            <w:szCs w:val="24"/>
            <w:highlight w:val="none"/>
            <w:shd w:val="clear" w:fill="FFFFFF"/>
            <w:lang w:val="en-US" w:eastAsia="zh-CN" w:bidi="ar"/>
            <w:rPrChange w:id="217" w:author="续昼" w:date="2026-09-15T18:07:35Z">
              <w:rPr>
                <w:rStyle w:val="7"/>
                <w:rFonts w:hint="eastAsia" w:ascii="Times New Roman" w:hAnsi="Times New Roman" w:eastAsia="宋体" w:cs="宋体"/>
                <w:b w:val="0"/>
                <w:bCs w:val="0"/>
                <w:color w:val="auto"/>
                <w:kern w:val="0"/>
                <w:sz w:val="24"/>
                <w:szCs w:val="24"/>
                <w:highlight w:val="yellow"/>
                <w:shd w:val="clear" w:fill="FFFFFF"/>
                <w:lang w:val="en-US" w:eastAsia="zh-CN" w:bidi="ar"/>
              </w:rPr>
            </w:rPrChange>
          </w:rPr>
          <w:t>]</w:t>
        </w:r>
      </w:ins>
      <w:ins w:id="218"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。中国学者对21名短视频用户的访谈显示，算法会反复呈现特定逝者内容，重组名人死亡叙事；用户也会通过搜索、跳过、点赞和回避等行为“驯化”推荐结果，以调节自身哀伤体验</w:t>
        </w:r>
      </w:ins>
      <w:ins w:id="219"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20"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3"/>
        </w:r>
      </w:ins>
      <w:ins w:id="221"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22"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。Akhther和Tetteh发现，公众还会通过追忆、致敬和倡议等方式参与名人逝后的情感叙事</w:t>
        </w:r>
      </w:ins>
      <w:ins w:id="223"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24"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4"/>
        </w:r>
      </w:ins>
      <w:ins w:id="225"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26"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。Trillò等将名人逝世后的集体回应纳入社交媒体仪式类型，强调平台惯例对公共情感表达的组织作用</w:t>
        </w:r>
      </w:ins>
      <w:ins w:id="227"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28"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5"/>
        </w:r>
      </w:ins>
      <w:ins w:id="229"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30"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。基于大规模数字痕迹的计算传播研究，West等追踪了2362位公众人物去世前后一年的新闻与社交媒体提及，识别出注意力骤升、快速衰减及长期记忆沉淀等模式</w:t>
        </w:r>
      </w:ins>
      <w:ins w:id="231"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32"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6"/>
        </w:r>
      </w:ins>
      <w:ins w:id="233"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34"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。该研究刻画了“被记住多少”和“衰减多快”，但未进一步区分提及内容。因而，当总体关注度变化不大、逝者的主导形象却已被新的符号取代时，仅凭提及量难以识别表征的方向性变化。</w:t>
        </w:r>
      </w:ins>
    </w:p>
    <w:p w14:paraId="1676CCB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ins w:id="235" w:author="续昼" w:date="2026-09-15T17:58:48Z"/>
          <w:rFonts w:hint="eastAsia" w:ascii="Times New Roman" w:hAnsi="Times New Roman" w:eastAsia="方正楷体_GBK" w:cs="方正楷体_GBK"/>
          <w:b/>
          <w:bCs/>
          <w:color w:val="0000FF"/>
          <w:kern w:val="0"/>
          <w:sz w:val="24"/>
          <w:szCs w:val="24"/>
          <w:highlight w:val="none"/>
          <w:shd w:val="clear" w:fill="FFFFFF"/>
          <w:lang w:val="en-US" w:eastAsia="zh-CN" w:bidi="ar"/>
        </w:rPr>
      </w:pPr>
      <w:ins w:id="236" w:author="续昼" w:date="2026-09-15T17:58:48Z">
        <w:r>
          <w:rPr>
            <w:rFonts w:hint="eastAsia" w:ascii="Times New Roman" w:hAnsi="Times New Roman" w:eastAsia="方正楷体_GBK" w:cs="方正楷体_GBK"/>
            <w:b/>
            <w:bCs/>
            <w:color w:val="0000FF"/>
            <w:kern w:val="0"/>
            <w:sz w:val="24"/>
            <w:szCs w:val="24"/>
            <w:highlight w:val="none"/>
            <w:shd w:val="clear" w:fill="FFFFFF"/>
            <w:lang w:val="en-US" w:eastAsia="zh-CN" w:bidi="ar"/>
          </w:rPr>
          <w:t>（二）迷因化参与亚文化主流化：</w:t>
        </w:r>
      </w:ins>
      <w:ins w:id="237" w:author="续昼" w:date="2026-09-15T17:58:48Z">
        <w:r>
          <w:rPr>
            <w:rFonts w:hint="eastAsia" w:ascii="Times New Roman" w:hAnsi="Times New Roman" w:eastAsia="方正楷体_GBK" w:cs="方正楷体_GBK"/>
            <w:b/>
            <w:bCs/>
            <w:color w:val="0000FF"/>
            <w:kern w:val="0"/>
            <w:sz w:val="24"/>
            <w:szCs w:val="24"/>
            <w:shd w:val="clear" w:fill="FFFFFF"/>
            <w:lang w:val="en-US" w:eastAsia="zh-CN" w:bidi="ar"/>
          </w:rPr>
          <w:t>从“梗如何传播”到“梗如何改写人物形象”</w:t>
        </w:r>
      </w:ins>
    </w:p>
    <w:p w14:paraId="28CB9A5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238" w:author="续昼" w:date="2026-09-15T17:58:48Z"/>
          <w:rFonts w:hint="eastAsia" w:ascii="Times New Roman" w:hAnsi="Times New Roman" w:eastAsia="宋体" w:cs="宋体"/>
          <w:b w:val="0"/>
          <w:bCs w:val="0"/>
          <w:color w:val="auto"/>
          <w:kern w:val="0"/>
          <w:sz w:val="24"/>
          <w:szCs w:val="24"/>
          <w:shd w:val="clear" w:fill="FFFFFF"/>
          <w:lang w:val="en-US" w:eastAsia="zh-CN" w:bidi="ar"/>
        </w:rPr>
      </w:pPr>
      <w:ins w:id="239"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迷因概念由Dawkins提出，用以指称通过模仿在人际之间传播的文化单位，并借助进化类比说明其复制、变异与选择过程</w:t>
        </w:r>
      </w:ins>
      <w:ins w:id="240"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41"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footnoteReference w:id="7"/>
        </w:r>
      </w:ins>
      <w:ins w:id="242"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43"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。Shifman进一步指出，数字迷因依赖用户的模仿、改编与再传播</w:t>
        </w:r>
      </w:ins>
      <w:ins w:id="244"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45"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footnoteReference w:id="8"/>
        </w:r>
      </w:ins>
      <w:ins w:id="246"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47"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；Jenkins的参与式文化研究也表明，用户能够通过文本再生产介入意义建构</w:t>
        </w:r>
      </w:ins>
      <w:ins w:id="248"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49"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footnoteReference w:id="9"/>
        </w:r>
      </w:ins>
      <w:ins w:id="250"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51"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。在亚文化出圈过程中，迷因的意义还会被重新解释。Nissenbaum和Shifman指出迷因既可作为区分群体成员的亚文化知识，也可成为社群内部开展规范协商和话语竞争的资</w:t>
        </w:r>
      </w:ins>
      <w:ins w:id="252"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Change w:id="253" w:author="续昼" w:date="2026-09-15T18:00:39Z">
              <w:rPr>
                <w:rFonts w:hint="eastAsia" w:ascii="Times New Roman" w:hAnsi="Times New Roman" w:eastAsia="宋体" w:cs="宋体"/>
                <w:b w:val="0"/>
                <w:bCs w:val="0"/>
                <w:color w:val="auto"/>
                <w:kern w:val="0"/>
                <w:sz w:val="24"/>
                <w:szCs w:val="24"/>
                <w:shd w:val="clear" w:fill="FFFFFF"/>
                <w:lang w:val="en-US" w:eastAsia="zh-CN" w:bidi="ar"/>
              </w:rPr>
            </w:rPrChange>
          </w:rPr>
          <w:t>源</w:t>
        </w:r>
      </w:ins>
      <w:ins w:id="254" w:author="续昼" w:date="2026-09-15T17:58:48Z">
        <w:r>
          <w:rPr>
            <w:rStyle w:val="6"/>
            <w:rFonts w:hint="default" w:asciiTheme="minorHAnsi" w:hAnsiTheme="minorHAnsi" w:eastAsiaTheme="minorEastAsia" w:cstheme="minorBidi"/>
            <w:b w:val="0"/>
            <w:bCs w:val="0"/>
            <w:color w:val="auto"/>
            <w:kern w:val="2"/>
            <w:sz w:val="24"/>
            <w:szCs w:val="24"/>
            <w:highlight w:val="none"/>
            <w:shd w:val="clear" w:fill="FFFFFF"/>
            <w:lang w:val="en-US" w:eastAsia="zh-CN" w:bidi="ar"/>
            <w:rPrChange w:id="255" w:author="续昼" w:date="2026-09-15T18:07:35Z">
              <w:rPr>
                <w:rStyle w:val="7"/>
                <w:rFonts w:hint="eastAsia" w:ascii="Times New Roman" w:hAnsi="Times New Roman" w:eastAsia="宋体" w:cs="宋体"/>
                <w:b w:val="0"/>
                <w:bCs w:val="0"/>
                <w:color w:val="auto"/>
                <w:kern w:val="0"/>
                <w:sz w:val="24"/>
                <w:szCs w:val="24"/>
                <w:highlight w:val="yellow"/>
                <w:shd w:val="clear" w:fill="FFFFFF"/>
                <w:lang w:val="en-US" w:eastAsia="zh-CN" w:bidi="ar"/>
              </w:rPr>
            </w:rPrChange>
          </w:rPr>
          <w:t>[</w:t>
        </w:r>
      </w:ins>
      <w:ins w:id="256"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Change w:id="257" w:author="续昼" w:date="2026-09-15T18:00:39Z">
              <w:rPr>
                <w:rStyle w:val="7"/>
                <w:rFonts w:hint="eastAsia" w:ascii="Times New Roman" w:hAnsi="Times New Roman" w:eastAsia="宋体" w:cs="宋体"/>
                <w:b w:val="0"/>
                <w:bCs w:val="0"/>
                <w:color w:val="auto"/>
                <w:kern w:val="0"/>
                <w:sz w:val="24"/>
                <w:szCs w:val="24"/>
                <w:highlight w:val="yellow"/>
                <w:shd w:val="clear" w:fill="FFFFFF"/>
                <w:lang w:val="en-US" w:eastAsia="zh-CN" w:bidi="ar"/>
              </w:rPr>
            </w:rPrChange>
          </w:rPr>
          <w:footnoteReference w:id="10"/>
        </w:r>
      </w:ins>
      <w:ins w:id="258" w:author="续昼" w:date="2026-09-15T17:58:48Z">
        <w:r>
          <w:rPr>
            <w:rStyle w:val="6"/>
            <w:rFonts w:hint="default" w:asciiTheme="minorHAnsi" w:hAnsiTheme="minorHAnsi" w:eastAsiaTheme="minorEastAsia" w:cstheme="minorBidi"/>
            <w:b w:val="0"/>
            <w:bCs w:val="0"/>
            <w:color w:val="auto"/>
            <w:kern w:val="2"/>
            <w:sz w:val="24"/>
            <w:szCs w:val="24"/>
            <w:highlight w:val="none"/>
            <w:shd w:val="clear" w:fill="FFFFFF"/>
            <w:lang w:val="en-US" w:eastAsia="zh-CN" w:bidi="ar"/>
            <w:rPrChange w:id="259" w:author="续昼" w:date="2026-09-15T18:07:35Z">
              <w:rPr>
                <w:rStyle w:val="7"/>
                <w:rFonts w:hint="eastAsia" w:ascii="Times New Roman" w:hAnsi="Times New Roman" w:eastAsia="宋体" w:cs="宋体"/>
                <w:b w:val="0"/>
                <w:bCs w:val="0"/>
                <w:color w:val="auto"/>
                <w:kern w:val="0"/>
                <w:sz w:val="24"/>
                <w:szCs w:val="24"/>
                <w:highlight w:val="yellow"/>
                <w:shd w:val="clear" w:fill="FFFFFF"/>
                <w:lang w:val="en-US" w:eastAsia="zh-CN" w:bidi="ar"/>
              </w:rPr>
            </w:rPrChange>
          </w:rPr>
          <w:t>]</w:t>
        </w:r>
      </w:ins>
      <w:ins w:id="260"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Change w:id="261" w:author="续昼" w:date="2026-09-15T18:00:39Z">
              <w:rPr>
                <w:rFonts w:hint="eastAsia" w:ascii="Times New Roman" w:hAnsi="Times New Roman" w:eastAsia="宋体" w:cs="宋体"/>
                <w:b w:val="0"/>
                <w:bCs w:val="0"/>
                <w:color w:val="auto"/>
                <w:kern w:val="0"/>
                <w:sz w:val="24"/>
                <w:szCs w:val="24"/>
                <w:shd w:val="clear" w:fill="FFFFFF"/>
                <w:lang w:val="en-US" w:eastAsia="zh-CN" w:bidi="ar"/>
              </w:rPr>
            </w:rPrChange>
          </w:rPr>
          <w:t>。Sun</w:t>
        </w:r>
      </w:ins>
      <w:ins w:id="262"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等对“Pepe the frog”的追踪进一步显示，迷因进入主流新闻后，其呈现方式和政治含义会发生变化</w:t>
        </w:r>
      </w:ins>
      <w:ins w:id="263"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64"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footnoteReference w:id="11"/>
        </w:r>
      </w:ins>
      <w:ins w:id="265"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66"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。因此，玩梗不仅扩大了特定符号的传播范围，也可能通过持续的再语境化重组人物形象。</w:t>
        </w:r>
      </w:ins>
    </w:p>
    <w:p w14:paraId="4BBECB0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267" w:author="续昼" w:date="2026-09-15T17:58:48Z"/>
          <w:rFonts w:hint="eastAsia" w:ascii="Times New Roman" w:hAnsi="Times New Roman" w:eastAsia="宋体" w:cs="宋体"/>
          <w:b w:val="0"/>
          <w:bCs w:val="0"/>
          <w:color w:val="auto"/>
          <w:kern w:val="0"/>
          <w:sz w:val="24"/>
          <w:szCs w:val="24"/>
          <w:shd w:val="clear" w:fill="FFFFFF"/>
          <w:lang w:val="en-US" w:eastAsia="zh-CN" w:bidi="ar"/>
        </w:rPr>
      </w:pPr>
      <w:ins w:id="268"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悲剧事件中的迷因化参与进一步体现了这种意义改写。Phillips发现，戏谑和挑衅性表达会进入网络纪念空间，并对既有哀悼规范形成冲击</w:t>
        </w:r>
      </w:ins>
      <w:ins w:id="269"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70"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footnoteReference w:id="12"/>
        </w:r>
      </w:ins>
      <w:ins w:id="271"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72"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；Bou-Franch和Yus对英国女王伊丽莎白二世逝后迷因的研究也表明，公众人物去世后的网络表达可能同时包含哀悼、戏仿和评价</w:t>
        </w:r>
      </w:ins>
      <w:ins w:id="273"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74"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footnoteReference w:id="13"/>
        </w:r>
      </w:ins>
      <w:ins w:id="275" w:author="续昼" w:date="2026-09-15T17:58:48Z">
        <w:r>
          <w:rPr>
            <w:rStyle w:val="7"/>
            <w:rFonts w:hint="eastAsia" w:ascii="Times New Roman" w:hAnsi="Times New Roman" w:eastAsia="宋体" w:cs="宋体"/>
            <w:b w:val="0"/>
            <w:bCs w:val="0"/>
            <w:color w:val="auto"/>
            <w:kern w:val="0"/>
            <w:sz w:val="24"/>
            <w:szCs w:val="24"/>
            <w:shd w:val="clear" w:fill="FFFFFF"/>
            <w:lang w:val="en-US" w:eastAsia="zh-CN" w:bidi="ar"/>
          </w:rPr>
          <w:t>]</w:t>
        </w:r>
      </w:ins>
      <w:ins w:id="276" w:author="续昼" w:date="2026-09-15T17:58:48Z">
        <w:r>
          <w:rPr>
            <w:rFonts w:hint="eastAsia" w:ascii="Times New Roman" w:hAnsi="Times New Roman" w:eastAsia="宋体" w:cs="宋体"/>
            <w:b w:val="0"/>
            <w:bCs w:val="0"/>
            <w:color w:val="auto"/>
            <w:kern w:val="0"/>
            <w:sz w:val="24"/>
            <w:szCs w:val="24"/>
            <w:shd w:val="clear" w:fill="FFFFFF"/>
            <w:lang w:val="en-US" w:eastAsia="zh-CN" w:bidi="ar"/>
          </w:rPr>
          <w:t>。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赛博格形象。</w:t>
        </w:r>
      </w:ins>
    </w:p>
    <w:p w14:paraId="26BC9DB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ins w:id="277" w:author="续昼" w:date="2026-09-15T17:58:48Z"/>
          <w:rFonts w:hint="eastAsia" w:ascii="Times New Roman" w:hAnsi="Times New Roman" w:eastAsia="方正楷体_GBK" w:cs="方正楷体_GBK"/>
          <w:b/>
          <w:bCs/>
          <w:color w:val="auto"/>
          <w:kern w:val="0"/>
          <w:sz w:val="24"/>
          <w:szCs w:val="24"/>
          <w:highlight w:val="none"/>
          <w:shd w:val="clear" w:fill="FFFFFF"/>
          <w:lang w:val="en-US" w:eastAsia="zh-CN" w:bidi="ar"/>
        </w:rPr>
      </w:pPr>
      <w:ins w:id="278" w:author="续昼" w:date="2026-09-15T17:58:48Z">
        <w:r>
          <w:rPr>
            <w:rFonts w:hint="eastAsia" w:ascii="Times New Roman" w:hAnsi="Times New Roman" w:eastAsia="方正楷体_GBK" w:cs="方正楷体_GBK"/>
            <w:b/>
            <w:bCs/>
            <w:color w:val="auto"/>
            <w:kern w:val="0"/>
            <w:sz w:val="24"/>
            <w:szCs w:val="24"/>
            <w:highlight w:val="none"/>
            <w:shd w:val="clear" w:fill="FFFFFF"/>
            <w:lang w:val="en-US" w:eastAsia="zh-CN" w:bidi="ar"/>
          </w:rPr>
          <w:t>（三）平台信息分发机制：从可见性配置到“用户—算法”互动反馈</w:t>
        </w:r>
      </w:ins>
    </w:p>
    <w:p w14:paraId="53D30FD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279"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280"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平台信息分发机制通过筛选、排序与推荐配置内容的可见性，但这一过程并非由算法单向决定。Swart发现，青年用户会从日常使用经验中形成对算法的理解，但这种经验性认知并不必然转化为对算法决策的主动干预</w:t>
        </w:r>
      </w:ins>
      <w:ins w:id="281"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82"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14"/>
        </w:r>
      </w:ins>
      <w:ins w:id="283"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84"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。Kang和Lou对TikTok用户的访谈进一步表明，用户会通过观看、搜索、点赞或跳过等行为“训练”推荐系统，算法则根据这些反馈调整后续推送，二者形成持续互动</w:t>
        </w:r>
      </w:ins>
      <w:ins w:id="285"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86"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15"/>
        </w:r>
      </w:ins>
      <w:ins w:id="287"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88"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。与此同时，用户也是内容生产和意义建构的参与者。李红涛等从数字策展角度指出，用户和机构媒体通过连接、标签与内容再生产推动短视频的流传、驯化和经典化，进而影响公共记忆的叙事与情感基调</w:t>
        </w:r>
      </w:ins>
      <w:ins w:id="289"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90"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16"/>
        </w:r>
      </w:ins>
      <w:ins w:id="291"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92"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。因此，平台上哪些内容得到持续传播，既取决于算法如何分配可见性，也取决于用户生产了什么内容以及如何参与互动。</w:t>
        </w:r>
      </w:ins>
    </w:p>
    <w:p w14:paraId="0E5D376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293" w:author="续昼" w:date="2026-09-15T17:58:48Z"/>
          <w:rFonts w:hint="eastAsia" w:ascii="Times New Roman" w:hAnsi="Times New Roman" w:eastAsia="宋体" w:cs="宋体"/>
          <w:b w:val="0"/>
          <w:bCs w:val="0"/>
          <w:color w:val="0000FF"/>
          <w:kern w:val="0"/>
          <w:sz w:val="24"/>
          <w:szCs w:val="24"/>
          <w:highlight w:val="none"/>
          <w:shd w:val="clear" w:fill="FFFFFF"/>
          <w:lang w:val="en-US" w:eastAsia="zh-CN" w:bidi="ar"/>
        </w:rPr>
      </w:pPr>
      <w:ins w:id="294"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现有研究也说明，算法能够放大既有内容，却不能脱离用户行为独立决定传播结果。Metzler和Garcia指出，社交媒体中的可见行为产生于用户行为、算法排序与平台功能之间的反馈循环，算法往往强化既有的社会动力</w:t>
        </w:r>
      </w:ins>
      <w:ins w:id="295"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96"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17"/>
        </w:r>
      </w:ins>
      <w:ins w:id="297"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298"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。Huszár等基于大规模随机对照实验，以逆时间序信息流为基准估算个性化排序的放大效应，发现不同政治阵营及新闻来源的内容获得的算法放大程度存在明显差异</w:t>
        </w:r>
      </w:ins>
      <w:ins w:id="299"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300"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18"/>
        </w:r>
      </w:ins>
      <w:ins w:id="301"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302"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；Wan等则发现，用户会重新挪用标签，以主动调整内容可能触达的受众</w:t>
        </w:r>
      </w:ins>
      <w:ins w:id="303"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304"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19"/>
        </w:r>
      </w:ins>
      <w:ins w:id="305"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306"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。Hosseinmardi等利用反事实机器人进一步证明，推荐效果会随用户的观看行为和历史偏好而变化，具有明显的情境边界</w:t>
        </w:r>
      </w:ins>
      <w:ins w:id="307"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308"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footnoteReference w:id="20"/>
        </w:r>
      </w:ins>
      <w:ins w:id="309" w:author="续昼" w:date="2026-09-15T17:58:48Z">
        <w:r>
          <w:rPr>
            <w:rStyle w:val="7"/>
            <w:rFonts w:hint="eastAsia" w:ascii="Times New Roman" w:hAnsi="Times New Roman" w:eastAsia="宋体" w:cs="宋体"/>
            <w:b w:val="0"/>
            <w:bCs w:val="0"/>
            <w:color w:val="auto"/>
            <w:kern w:val="0"/>
            <w:sz w:val="24"/>
            <w:szCs w:val="24"/>
            <w:highlight w:val="none"/>
            <w:shd w:val="clear" w:fill="FFFFFF"/>
            <w:lang w:val="en-US" w:eastAsia="zh-CN" w:bidi="ar"/>
          </w:rPr>
          <w:t>]</w:t>
        </w:r>
      </w:ins>
      <w:ins w:id="310"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。这一视角也与本文的模拟结果相呼应：玩梗内容首先来自用户的创作和参与，算法未必决定其是否出现，却会通过可见性分配和互动反馈，影响其起爆时间、传播强度与演化轨迹。</w:t>
        </w:r>
      </w:ins>
    </w:p>
    <w:p w14:paraId="6A273C5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ins w:id="311" w:author="续昼" w:date="2026-09-15T17:58:48Z"/>
          <w:rFonts w:hint="eastAsia" w:ascii="Times New Roman" w:hAnsi="Times New Roman" w:eastAsia="宋体" w:cs="宋体"/>
          <w:b w:val="0"/>
          <w:bCs w:val="0"/>
          <w:color w:val="auto"/>
          <w:kern w:val="0"/>
          <w:sz w:val="24"/>
          <w:szCs w:val="24"/>
          <w:highlight w:val="none"/>
          <w:shd w:val="clear" w:fill="FFFFFF"/>
          <w:lang w:val="en-US" w:eastAsia="zh-CN" w:bidi="ar"/>
        </w:rPr>
      </w:pPr>
      <w:ins w:id="312" w:author="续昼" w:date="2026-09-15T17:58:48Z">
        <w:r>
          <w:rPr>
            <w:rFonts w:hint="eastAsia" w:ascii="Times New Roman" w:hAnsi="Times New Roman" w:eastAsia="方正楷体_GBK" w:cs="方正楷体_GBK"/>
            <w:b/>
            <w:bCs/>
            <w:color w:val="auto"/>
            <w:kern w:val="0"/>
            <w:sz w:val="24"/>
            <w:szCs w:val="24"/>
            <w:highlight w:val="none"/>
            <w:shd w:val="clear" w:fill="FFFFFF"/>
            <w:lang w:val="en-US" w:eastAsia="zh-CN" w:bidi="ar"/>
          </w:rPr>
          <w:t>（四）当前学术界研究空白与本研究创新点</w:t>
        </w:r>
      </w:ins>
    </w:p>
    <w:p w14:paraId="740DB9C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313" w:author="续昼" w:date="2026-09-15T17:58:48Z"/>
          <w:rFonts w:ascii="Times New Roman" w:hAnsi="Times New Roman"/>
        </w:rPr>
      </w:pPr>
      <w:ins w:id="314"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现有研究为理解公众人物逝后社会表征提供了三大脉络，分别是数字哀悼研究揭示了情感共同体与持续性联结，迷因研究解释了内容复制、变异和群体化传播，算法研究说明了可见性配置及人机反馈机制。然而，</w:t>
        </w:r>
      </w:ins>
      <w:ins w:id="315" w:author="续昼" w:date="2026-09-15T17:58:48Z">
        <w:r>
          <w:rPr>
            <w:rFonts w:hint="eastAsia" w:ascii="Times New Roman" w:hAnsi="Times New Roman" w:eastAsia="宋体" w:cs="宋体"/>
            <w:b w:val="0"/>
            <w:bCs w:val="0"/>
            <w:color w:val="0000FF"/>
            <w:kern w:val="0"/>
            <w:sz w:val="24"/>
            <w:szCs w:val="24"/>
            <w:highlight w:val="none"/>
            <w:shd w:val="clear" w:fill="FFFFFF"/>
            <w:lang w:val="en-US" w:eastAsia="zh-CN" w:bidi="ar"/>
          </w:rPr>
          <w:t>迷因研究较少进入公众人物死亡这一兼具仪式规范与戏谑冲动的场景，难以解释玩梗的延迟增长，同时算法研究集中于政治信息和一般文化消费，对逝后表征的讨论有限，也难以仅凭结果态数据区分用户内生动力与推荐效应。</w:t>
        </w:r>
      </w:ins>
    </w:p>
    <w:p w14:paraId="7AE2466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ins w:id="316" w:author="续昼" w:date="2026-09-15T17:58:48Z"/>
          <w:rFonts w:hint="default" w:ascii="Times New Roman" w:hAnsi="Times New Roman" w:eastAsia="宋体" w:cs="宋体"/>
          <w:b w:val="0"/>
          <w:bCs w:val="0"/>
          <w:color w:val="auto"/>
          <w:kern w:val="0"/>
          <w:sz w:val="24"/>
          <w:szCs w:val="24"/>
          <w:highlight w:val="none"/>
          <w:shd w:val="clear" w:fill="FFFFFF"/>
          <w:lang w:val="en-US" w:eastAsia="zh-CN" w:bidi="ar"/>
        </w:rPr>
      </w:pPr>
      <w:ins w:id="317" w:author="续昼" w:date="2026-09-15T17:58:48Z">
        <w:r>
          <w:rPr>
            <w:rFonts w:hint="eastAsia" w:ascii="Times New Roman" w:hAnsi="Times New Roman" w:eastAsia="宋体"/>
            <w:lang w:val="en-US" w:eastAsia="zh-CN"/>
          </w:rPr>
          <w:t>基于以上研究空白，</w:t>
        </w:r>
      </w:ins>
      <w:ins w:id="318" w:author="续昼" w:date="2026-09-15T17:58:48Z">
        <w:r>
          <w:rPr>
            <w:rFonts w:hint="eastAsia" w:ascii="Times New Roman" w:hAnsi="Times New Roman" w:eastAsia="宋体" w:cs="宋体"/>
            <w:b w:val="0"/>
            <w:bCs w:val="0"/>
            <w:color w:val="auto"/>
            <w:kern w:val="0"/>
            <w:sz w:val="24"/>
            <w:szCs w:val="24"/>
            <w:highlight w:val="none"/>
            <w:shd w:val="clear" w:fill="FFFFFF"/>
            <w:lang w:val="en-US" w:eastAsia="zh-CN" w:bidi="ar"/>
          </w:rPr>
          <w:t>本研究将公众人物逝后的社会表征转移作为核心对象，通过真实数据标注追踪专业讨论、悼念表达和玩梗内容的时序变化，考察逝者“被如何表达”及其主导符号如何发生异化。研究引入LLM多智能体仿真模型，构建差异化算法推荐环境，通过反事实实验排除变量干扰，精准校验算法机制对恶意玩梗起爆时点、传播强度与演化轨迹的塑造作用，分析用户发帖行为与算法推荐的双向互动逻辑。区别于传统实证研究仅能描述舆论表象的局限，本研究将仿真模型作为机制探索与因果识别的核心工具，结合真实数据完成模型校准与合理性检验，在验证核心作用机制的基础上，进一步探讨算法推荐治理对遏制逝者恶意玩梗舆情的实践价值与适用边界，弥补现有研究的理论与方法短板。</w:t>
        </w:r>
      </w:ins>
    </w:p>
    <w:p w14:paraId="665E85E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right="0" w:firstLine="480" w:firstLineChars="200"/>
        <w:textAlignment w:val="auto"/>
        <w:rPr>
          <w:del w:id="319"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320" w:author="续昼" w:date="2026-09-15T17:58:55Z">
        <w:r>
          <w:rPr>
            <w:rFonts w:hint="eastAsia" w:ascii="宋体" w:hAnsi="宋体" w:eastAsia="宋体" w:cs="宋体"/>
            <w:b w:val="0"/>
            <w:bCs w:val="0"/>
            <w:color w:val="auto"/>
            <w:kern w:val="0"/>
            <w:sz w:val="24"/>
            <w:szCs w:val="24"/>
            <w:shd w:val="clear" w:fill="FFFFFF"/>
            <w:lang w:val="en-US" w:eastAsia="zh-CN" w:bidi="ar"/>
          </w:rPr>
          <w:delText>数字时代公众人物逝世后，平台算法推荐系统与用户行为互动对迷因文化扩散与人物形象塑造的影响机制，是传播学与计算社会科学的交叉议题。当前学术界研究热点可归为三条脉络：数字哀悼与逝后集体记忆、迷因传播与亚文化主流化、算法策展与信息曝光分配。</w:delText>
        </w:r>
      </w:del>
    </w:p>
    <w:p w14:paraId="55D30CA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321" w:author="续昼" w:date="2026-09-15T17:58:55Z"/>
          <w:rFonts w:hint="eastAsia" w:ascii="方正楷体_GBK" w:hAnsi="方正楷体_GBK" w:eastAsia="方正楷体_GBK" w:cs="方正楷体_GBK"/>
          <w:b/>
          <w:bCs/>
          <w:color w:val="auto"/>
          <w:kern w:val="0"/>
          <w:sz w:val="24"/>
          <w:szCs w:val="24"/>
          <w:highlight w:val="none"/>
          <w:shd w:val="clear" w:fill="FFFFFF"/>
          <w:lang w:val="en-US" w:eastAsia="zh-CN" w:bidi="ar"/>
        </w:rPr>
      </w:pPr>
      <w:del w:id="322" w:author="续昼" w:date="2026-09-15T17:58:55Z">
        <w:r>
          <w:rPr>
            <w:rFonts w:hint="eastAsia" w:ascii="方正楷体_GBK" w:hAnsi="方正楷体_GBK" w:eastAsia="方正楷体_GBK" w:cs="方正楷体_GBK"/>
            <w:b/>
            <w:bCs/>
            <w:color w:val="auto"/>
            <w:kern w:val="0"/>
            <w:sz w:val="24"/>
            <w:szCs w:val="24"/>
            <w:highlight w:val="none"/>
            <w:shd w:val="clear" w:fill="FFFFFF"/>
            <w:lang w:val="en-US" w:eastAsia="zh-CN" w:bidi="ar"/>
          </w:rPr>
          <w:delText>（一）数字哀悼与逝后表征：从</w:delText>
        </w:r>
      </w:del>
      <w:del w:id="323" w:author="续昼" w:date="2026-09-15T17:58:55Z">
        <w:r>
          <w:rPr>
            <w:rFonts w:hint="eastAsia" w:ascii="方正楷体_GBK" w:hAnsi="方正楷体_GBK" w:eastAsia="方正楷体_GBK" w:cs="方正楷体_GBK"/>
            <w:b/>
            <w:bCs/>
            <w:color w:val="auto"/>
            <w:kern w:val="0"/>
            <w:sz w:val="24"/>
            <w:szCs w:val="24"/>
            <w:shd w:val="clear" w:fill="FFFFFF"/>
            <w:lang w:val="en-US" w:eastAsia="zh-CN" w:bidi="ar"/>
          </w:rPr>
          <w:delText>“被记住多少”到“被记住什么”</w:delText>
        </w:r>
      </w:del>
    </w:p>
    <w:p w14:paraId="503E96D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24"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325"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数字媒介拓展了哀悼的参与主体、表达形式与持续时间。周葆华、钟媛通过分析李文亮微博下134万余条评论，发现临时性的集体悼念可以转化为持续运作的“延展性情感空间”，兼具情感表达与集体记忆书写功能</w:delText>
        </w:r>
      </w:del>
      <w:del w:id="326"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w:delText>
        </w:r>
      </w:del>
      <w:del w:id="327"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。高嘉潞进一步指出，陌生人借助信息补偿、固定仪式和记忆书写等实践维持与逝者的联结，并在互动中重新协商逝者身份</w:delText>
        </w:r>
      </w:del>
      <w:del w:id="328"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[3]</w:delText>
        </w:r>
      </w:del>
      <w:del w:id="329"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。这些研究表明，数字哀悼同时包含情感表达、关系维系和形象建构。</w:delText>
        </w:r>
      </w:del>
    </w:p>
    <w:p w14:paraId="1F0289F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30"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331"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算法介入后，哀悼共同体的形成不再完全依赖既有社会关系。Eriksson Krutrök提出“算法亲近性”，说明推荐排序能够将具有相似哀伤经验的陌生用户连接起来，并影响哀悼表达规范</w:delText>
        </w:r>
      </w:del>
      <w:del w:id="332"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[4]</w:delText>
        </w:r>
      </w:del>
      <w:del w:id="333"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。Lin和Lu对21名短视频用户的访谈显示，算法会反复呈现特定逝者内容，重组名人死亡叙事；用户也会通过搜索、跳过、点赞和回避等行为“驯化”推荐结果，以调节自身哀伤体验</w:delText>
        </w:r>
      </w:del>
      <w:del w:id="334"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[5]</w:delText>
        </w:r>
      </w:del>
      <w:del w:id="335"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。Akhther和Tetteh发现，公众还会通过追忆、致敬和倡议等方式参与名人逝后的情感叙事</w:delText>
        </w:r>
      </w:del>
      <w:del w:id="336"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[6]</w:delText>
        </w:r>
      </w:del>
      <w:del w:id="337"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。Trillò等将名人逝世后的集体回应纳入社交媒体仪式类型，强调平台惯例对公共情感表达的组织作用</w:delText>
        </w:r>
      </w:del>
      <w:del w:id="338"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[7]</w:delText>
        </w:r>
      </w:del>
      <w:del w:id="339"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delText>
        </w:r>
      </w:del>
      <w:del w:id="340" w:author="续昼" w:date="2026-09-15T17:58:55Z">
        <w:r>
          <w:rPr>
            <w:rFonts w:hint="eastAsia" w:ascii="宋体" w:hAnsi="宋体" w:eastAsia="宋体" w:cs="宋体"/>
            <w:b w:val="0"/>
            <w:bCs w:val="0"/>
            <w:color w:val="0000FF"/>
            <w:kern w:val="0"/>
            <w:sz w:val="24"/>
            <w:szCs w:val="24"/>
            <w:highlight w:val="none"/>
            <w:shd w:val="clear" w:fill="FFFFFF"/>
            <w:lang w:val="en-US" w:eastAsia="zh-CN" w:bidi="ar"/>
          </w:rPr>
          <w:delText>计算研究【计算传播学？】</w:delText>
        </w:r>
      </w:del>
      <w:del w:id="341"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主要关注逝后注意力的数量变化。West等追踪2362位公众人物去世前后一年的新闻和社交媒体提及，识别出注意力骤升、快速衰减及长期记忆沉淀等模式</w:delText>
        </w:r>
      </w:del>
      <w:del w:id="342"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[8]</w:delText>
        </w:r>
      </w:del>
      <w:del w:id="343"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。该研究刻画了“被记住多少”和“衰减多快”，但未进一步区分提及内容。因而，当总体关注度变化不大、逝者的主导形象却已被新的符号取代时，仅凭提及量难以识别表征的方向性变化。</w:delText>
        </w:r>
      </w:del>
    </w:p>
    <w:p w14:paraId="7F4C1F9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344" w:author="续昼" w:date="2026-09-15T17:58:55Z"/>
          <w:rFonts w:hint="eastAsia" w:ascii="方正楷体_GBK" w:hAnsi="方正楷体_GBK" w:eastAsia="方正楷体_GBK" w:cs="方正楷体_GBK"/>
          <w:b/>
          <w:bCs/>
          <w:color w:val="0000FF"/>
          <w:kern w:val="0"/>
          <w:sz w:val="24"/>
          <w:szCs w:val="24"/>
          <w:highlight w:val="none"/>
          <w:shd w:val="clear" w:fill="FFFFFF"/>
          <w:lang w:val="en-US" w:eastAsia="zh-CN" w:bidi="ar"/>
        </w:rPr>
      </w:pPr>
      <w:del w:id="345" w:author="续昼" w:date="2026-09-15T17:58:55Z">
        <w:commentRangeStart w:id="0"/>
        <w:r>
          <w:rPr>
            <w:rFonts w:hint="eastAsia" w:ascii="方正楷体_GBK" w:hAnsi="方正楷体_GBK" w:eastAsia="方正楷体_GBK" w:cs="方正楷体_GBK"/>
            <w:b/>
            <w:bCs/>
            <w:color w:val="0000FF"/>
            <w:kern w:val="0"/>
            <w:sz w:val="24"/>
            <w:szCs w:val="24"/>
            <w:highlight w:val="none"/>
            <w:shd w:val="clear" w:fill="FFFFFF"/>
            <w:lang w:val="en-US" w:eastAsia="zh-CN" w:bidi="ar"/>
          </w:rPr>
          <w:delText>（二）迷因化参与亚文化主流化：</w:delText>
        </w:r>
      </w:del>
      <w:del w:id="346" w:author="续昼" w:date="2026-09-15T17:58:55Z">
        <w:r>
          <w:rPr>
            <w:rFonts w:hint="eastAsia" w:ascii="方正楷体_GBK" w:hAnsi="方正楷体_GBK" w:eastAsia="方正楷体_GBK" w:cs="方正楷体_GBK"/>
            <w:b/>
            <w:bCs/>
            <w:color w:val="0000FF"/>
            <w:kern w:val="0"/>
            <w:sz w:val="24"/>
            <w:szCs w:val="24"/>
            <w:shd w:val="clear" w:fill="FFFFFF"/>
            <w:lang w:val="en-US" w:eastAsia="zh-CN" w:bidi="ar"/>
          </w:rPr>
          <w:delText>从“梗如何传播”到“梗如何改写人物形象”</w:delText>
        </w:r>
        <w:commentRangeEnd w:id="0"/>
      </w:del>
      <w:del w:id="347" w:author="续昼" w:date="2026-09-15T17:58:55Z">
        <w:r>
          <w:rPr/>
          <w:commentReference w:id="0"/>
        </w:r>
      </w:del>
    </w:p>
    <w:p w14:paraId="17CC95E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48" w:author="续昼" w:date="2026-09-15T17:58:55Z"/>
          <w:rFonts w:hint="eastAsia" w:ascii="宋体" w:hAnsi="宋体" w:eastAsia="宋体" w:cs="宋体"/>
          <w:b w:val="0"/>
          <w:bCs w:val="0"/>
          <w:color w:val="auto"/>
          <w:kern w:val="0"/>
          <w:sz w:val="24"/>
          <w:szCs w:val="24"/>
          <w:shd w:val="clear" w:fill="FFFFFF"/>
          <w:lang w:val="en-US" w:eastAsia="zh-CN" w:bidi="ar"/>
        </w:rPr>
      </w:pPr>
      <w:del w:id="349" w:author="续昼" w:date="2026-09-15T17:58:55Z">
        <w:r>
          <w:rPr>
            <w:rFonts w:hint="eastAsia" w:ascii="宋体" w:hAnsi="宋体" w:eastAsia="宋体" w:cs="宋体"/>
            <w:b w:val="0"/>
            <w:bCs w:val="0"/>
            <w:color w:val="auto"/>
            <w:kern w:val="0"/>
            <w:sz w:val="24"/>
            <w:szCs w:val="24"/>
            <w:shd w:val="clear" w:fill="FFFFFF"/>
            <w:lang w:val="en-US" w:eastAsia="zh-CN" w:bidi="ar"/>
          </w:rPr>
          <w:delText>迷因理论起源于Dawkins，用以描述文化单元模仿、复制、变异的演化逻辑。Shifman系统建立数字迷因分析框架，强调其可复制性、可改编性与参与式创作特征；Jenkins的融合文化理论则指出受众已从被动接收者转为主动的文本改写者。在亚文化出圈层面，Nissenbaum与Shifman探讨迷因突破圈层进入主流话语时意义的偏移与异化，Phillips指出戏谑玩梗具备极强传播优势，但脱离原初语境后会对悲剧事件形成冒犯性消费；方法上，JafariAsbagh等提出社交媒体流中迷因文本的聚类识别方案。然而，现有研究很少将迷因扩散置于公众人物逝世这一强情绪、强仪式的特殊场景。悲剧性玩梗为何往往在去世一段时间后才大规模爆发，而非事件刚发生便占据主导，这一时间延迟的生成机制尚未得到完整解释。迷因理论能解释玩梗内容的传播能力，却无法回答“为什么是在悼念内容退潮之后，玩梗才大规模占据公共视野”这一时序问题。</w:delText>
        </w:r>
      </w:del>
    </w:p>
    <w:p w14:paraId="166C151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350" w:author="续昼" w:date="2026-09-15T17:58:55Z"/>
          <w:rFonts w:hint="eastAsia" w:ascii="方正楷体_GBK" w:hAnsi="方正楷体_GBK" w:eastAsia="方正楷体_GBK" w:cs="方正楷体_GBK"/>
          <w:b/>
          <w:bCs/>
          <w:color w:val="auto"/>
          <w:kern w:val="0"/>
          <w:sz w:val="24"/>
          <w:szCs w:val="24"/>
          <w:highlight w:val="none"/>
          <w:shd w:val="clear" w:fill="FFFFFF"/>
          <w:lang w:val="en-US" w:eastAsia="zh-CN" w:bidi="ar"/>
        </w:rPr>
      </w:pPr>
      <w:del w:id="351" w:author="续昼" w:date="2026-09-15T17:58:55Z">
        <w:commentRangeStart w:id="1"/>
        <w:r>
          <w:rPr>
            <w:rFonts w:hint="eastAsia" w:ascii="方正楷体_GBK" w:hAnsi="方正楷体_GBK" w:eastAsia="方正楷体_GBK" w:cs="方正楷体_GBK"/>
            <w:b/>
            <w:bCs/>
            <w:color w:val="auto"/>
            <w:kern w:val="0"/>
            <w:sz w:val="24"/>
            <w:szCs w:val="24"/>
            <w:highlight w:val="none"/>
            <w:shd w:val="clear" w:fill="FFFFFF"/>
            <w:lang w:val="en-US" w:eastAsia="zh-CN" w:bidi="ar"/>
          </w:rPr>
          <w:delText>（三）算法策展：从可见性配置到用户—算法反馈</w:delText>
        </w:r>
        <w:commentRangeEnd w:id="1"/>
      </w:del>
      <w:del w:id="352" w:author="续昼" w:date="2026-09-15T17:58:55Z">
        <w:r>
          <w:rPr/>
          <w:commentReference w:id="1"/>
        </w:r>
      </w:del>
    </w:p>
    <w:p w14:paraId="1E63AD2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53"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354"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算法策展通过筛选、排序与推荐配置内容的可见性，同时受到用户行为的持续反馈。Swart发现，用户会依据日常使用经验形成对算法的理解，并采取调整浏览、隐藏内容和补充信息来源等策略，但对算法的认知并不必然转化为有效控制</w:delText>
        </w:r>
      </w:del>
      <w:del w:id="355"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[14]</w:delText>
        </w:r>
      </w:del>
      <w:del w:id="356"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。Kang和Lou据此提出人类能动性与机器能动性的协同关系：用户试图训练推荐系统，算法也会反过来影响内容消费、创作和社交联结</w:delText>
        </w:r>
      </w:del>
      <w:del w:id="357"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[15]</w:delText>
        </w:r>
      </w:del>
      <w:del w:id="358"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。李红涛等对疫情短视频的研究同样表明，用户与机构媒体通过连接、标签和内容再生产参与数字策展，使影像经历流传、驯化和经典化，并改变公共记忆的叙事与情感基调</w:delText>
        </w:r>
      </w:del>
      <w:del w:id="359"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[16]</w:delText>
        </w:r>
      </w:del>
      <w:del w:id="360"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delText>
        </w:r>
      </w:del>
    </w:p>
    <w:p w14:paraId="057E008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61"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362"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现有实证结果并不支持将算法视为独立的内容决定者。Metzler和Garcia的综述指出，推荐机制建立在连接、认同和地位竞争等社会动力之上，最终可见行为产生于用户行为、算法排序与平台功能之间的反馈循环</w:delText>
        </w:r>
      </w:del>
      <w:del w:id="363"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[17]</w:delText>
        </w:r>
      </w:del>
      <w:del w:id="364"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。Huszár等通过大规模随机对照发现，个性化排序会对不同政治内容产生不对称放大</w:delText>
        </w:r>
      </w:del>
      <w:del w:id="365"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[18]</w:delText>
        </w:r>
      </w:del>
      <w:del w:id="366"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；Guess等发现，移除转发内容会显著改变政治新闻曝光和互动，却未检测到信念与态度的同步变化</w:delText>
        </w:r>
      </w:del>
      <w:del w:id="367"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[19]</w:delText>
        </w:r>
      </w:del>
      <w:del w:id="368"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。这说明曝光结构的改变不等同于个体认知的直接转变。</w:delText>
        </w:r>
      </w:del>
    </w:p>
    <w:p w14:paraId="36E39D5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69" w:author="续昼" w:date="2026-09-15T17:58:55Z"/>
          <w:rFonts w:hint="eastAsia" w:ascii="宋体" w:hAnsi="宋体" w:eastAsia="宋体" w:cs="宋体"/>
          <w:b w:val="0"/>
          <w:bCs w:val="0"/>
          <w:color w:val="0000FF"/>
          <w:kern w:val="0"/>
          <w:sz w:val="24"/>
          <w:szCs w:val="24"/>
          <w:highlight w:val="none"/>
          <w:shd w:val="clear" w:fill="FFFFFF"/>
          <w:lang w:val="en-US" w:eastAsia="zh-CN" w:bidi="ar"/>
        </w:rPr>
      </w:pPr>
      <w:del w:id="370"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Green等提出“策展泡沫”，强调用户对信息来源的选择、内容分享与网络连接共同塑造可见的信息结构</w:delText>
        </w:r>
      </w:del>
      <w:del w:id="371"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[20]</w:delText>
        </w:r>
      </w:del>
      <w:del w:id="372"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。Wan等发现，用户还会重新挪用标签，以主动控制推荐内容的预期受众</w:delText>
        </w:r>
      </w:del>
      <w:del w:id="373"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[21]</w:delText>
        </w:r>
      </w:del>
      <w:del w:id="374"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。Hosseinmardi等利用反事实机器人区分用户选择与推荐效应，结果显示特定内容消费在较大程度上延续了既有偏好，推荐系统的作用具有明显的情境边界</w:delText>
        </w:r>
      </w:del>
      <w:del w:id="375" w:author="续昼" w:date="2026-09-15T17:58:55Z">
        <w:r>
          <w:rPr>
            <w:rFonts w:hint="eastAsia" w:ascii="宋体" w:hAnsi="宋体" w:eastAsia="宋体" w:cs="宋体"/>
            <w:b w:val="0"/>
            <w:bCs w:val="0"/>
            <w:color w:val="auto"/>
            <w:kern w:val="0"/>
            <w:sz w:val="24"/>
            <w:szCs w:val="24"/>
            <w:highlight w:val="none"/>
            <w:shd w:val="clear" w:fill="FFFFFF"/>
            <w:vertAlign w:val="superscript"/>
            <w:lang w:val="en-US" w:eastAsia="zh-CN" w:bidi="ar"/>
          </w:rPr>
          <w:delText>[22]</w:delText>
        </w:r>
      </w:del>
      <w:del w:id="376"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w:delText>
        </w:r>
      </w:del>
      <w:del w:id="377" w:author="续昼" w:date="2026-09-15T17:58:55Z">
        <w:r>
          <w:rPr>
            <w:rFonts w:hint="eastAsia" w:ascii="宋体" w:hAnsi="宋体" w:eastAsia="宋体" w:cs="宋体"/>
            <w:b w:val="0"/>
            <w:bCs w:val="0"/>
            <w:color w:val="0000FF"/>
            <w:kern w:val="0"/>
            <w:sz w:val="24"/>
            <w:szCs w:val="24"/>
            <w:highlight w:val="none"/>
            <w:shd w:val="clear" w:fill="FFFFFF"/>
            <w:lang w:val="en-US" w:eastAsia="zh-CN" w:bidi="ar"/>
          </w:rPr>
          <w:delText>由此，算法策展更适合被理解为用户表达、互动反馈和机器排序共同构成的循环过程。算法可以放大和重组既有表达，用户仍是内容供给、意义改写及反馈信号的来源。</w:delText>
        </w:r>
      </w:del>
    </w:p>
    <w:p w14:paraId="294067D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rPr>
          <w:del w:id="378" w:author="续昼" w:date="2026-09-15T17:58:55Z"/>
          <w:rFonts w:hint="eastAsia" w:ascii="宋体" w:hAnsi="宋体" w:eastAsia="宋体" w:cs="宋体"/>
          <w:b w:val="0"/>
          <w:bCs w:val="0"/>
          <w:color w:val="auto"/>
          <w:kern w:val="0"/>
          <w:sz w:val="24"/>
          <w:szCs w:val="24"/>
          <w:highlight w:val="none"/>
          <w:shd w:val="clear" w:fill="FFFFFF"/>
          <w:lang w:val="en-US" w:eastAsia="zh-CN" w:bidi="ar"/>
        </w:rPr>
      </w:pPr>
      <w:del w:id="379" w:author="续昼" w:date="2026-09-15T17:58:55Z">
        <w:r>
          <w:rPr>
            <w:rFonts w:hint="eastAsia" w:ascii="方正楷体_GBK" w:hAnsi="方正楷体_GBK" w:eastAsia="方正楷体_GBK" w:cs="方正楷体_GBK"/>
            <w:b/>
            <w:bCs/>
            <w:color w:val="auto"/>
            <w:kern w:val="0"/>
            <w:sz w:val="24"/>
            <w:szCs w:val="24"/>
            <w:highlight w:val="none"/>
            <w:shd w:val="clear" w:fill="FFFFFF"/>
            <w:lang w:val="en-US" w:eastAsia="zh-CN" w:bidi="ar"/>
          </w:rPr>
          <w:delText>（四）当前学术界研究空白与本研究创新点</w:delText>
        </w:r>
      </w:del>
    </w:p>
    <w:p w14:paraId="2615E52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80" w:author="续昼" w:date="2026-09-15T17:58:55Z"/>
        </w:rPr>
      </w:pPr>
      <w:del w:id="381"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现有研究为理解公众人物逝后社会表征提供了三方面基础：数字哀悼研究揭示了情感共同体与持续性联结，迷因研究解释了内容复制、变异和群体化传播，算法研究说明了可见性配置及人机反馈机制。三条脉络仍缺少有效衔接。</w:delText>
        </w:r>
      </w:del>
      <w:del w:id="382" w:author="续昼" w:date="2026-09-15T17:58:55Z">
        <w:commentRangeStart w:id="2"/>
        <w:r>
          <w:rPr>
            <w:rFonts w:hint="eastAsia" w:ascii="宋体" w:hAnsi="宋体" w:eastAsia="宋体" w:cs="宋体"/>
            <w:b w:val="0"/>
            <w:bCs w:val="0"/>
            <w:color w:val="0000FF"/>
            <w:kern w:val="0"/>
            <w:sz w:val="24"/>
            <w:szCs w:val="24"/>
            <w:highlight w:val="none"/>
            <w:shd w:val="clear" w:fill="FFFFFF"/>
            <w:lang w:val="en-US" w:eastAsia="zh-CN" w:bidi="ar"/>
          </w:rPr>
          <w:delText>其一，逝后记忆研究多以提及量和情感表达为指标，对主导形象如何从专业成就转向死亡迷因关注不足；其二，迷因研究较少进入公众人物死亡这一兼具仪式规范与戏谑冲动的场景，难以解释玩梗的延迟增长；其三，算法研究集中于政治信息和一般文化消费，对逝后表征的讨论有限，也难以仅凭结果态数据区分用户内生动力与推荐效应。</w:delText>
        </w:r>
        <w:commentRangeEnd w:id="2"/>
      </w:del>
      <w:del w:id="383" w:author="续昼" w:date="2026-09-15T17:58:55Z">
        <w:r>
          <w:rPr/>
          <w:commentReference w:id="2"/>
        </w:r>
      </w:del>
    </w:p>
    <w:p w14:paraId="434141C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del w:id="384" w:author="续昼" w:date="2026-09-15T17:58:55Z"/>
          <w:rFonts w:hint="default" w:ascii="宋体" w:hAnsi="宋体" w:eastAsia="宋体" w:cs="宋体"/>
          <w:b w:val="0"/>
          <w:bCs w:val="0"/>
          <w:color w:val="auto"/>
          <w:kern w:val="0"/>
          <w:sz w:val="24"/>
          <w:szCs w:val="24"/>
          <w:highlight w:val="none"/>
          <w:shd w:val="clear" w:fill="FFFFFF"/>
          <w:lang w:val="en-US" w:eastAsia="zh-CN" w:bidi="ar"/>
        </w:rPr>
      </w:pPr>
      <w:del w:id="385" w:author="续昼" w:date="2026-09-15T17:58:55Z">
        <w:r>
          <w:rPr>
            <w:rFonts w:hint="eastAsia" w:eastAsia="宋体"/>
            <w:lang w:val="en-US" w:eastAsia="zh-CN"/>
          </w:rPr>
          <w:delText>基于以上研究空白，</w:delText>
        </w:r>
      </w:del>
      <w:del w:id="386" w:author="续昼" w:date="2026-09-15T17:58:55Z">
        <w:r>
          <w:rPr>
            <w:rFonts w:hint="eastAsia" w:ascii="宋体" w:hAnsi="宋体" w:eastAsia="宋体" w:cs="宋体"/>
            <w:b w:val="0"/>
            <w:bCs w:val="0"/>
            <w:color w:val="auto"/>
            <w:kern w:val="0"/>
            <w:sz w:val="24"/>
            <w:szCs w:val="24"/>
            <w:highlight w:val="none"/>
            <w:shd w:val="clear" w:fill="FFFFFF"/>
            <w:lang w:val="en-US" w:eastAsia="zh-CN" w:bidi="ar"/>
          </w:rPr>
          <w:delText>本研究将公众人物逝后的社会表征转移作为核心对象，通过真实数据标注追踪专业讨论、悼念表达和玩梗内容的时序变化，考察逝者“被如何表达”及其主导符号如何发生置换。研究引入LLM多智能体仿真模型，构建差异化算法推荐环境，通过反事实实验排除变量干扰，精准校验算法机制对恶意玩梗起爆时点、传播强度与演化轨迹的塑造作用，厘清用户发帖行为与算法推荐的双向互动逻辑。区别于传统实证研究仅能描述舆论表象的局限，本研究将仿真模型作为机制探索与因果识别的核心工具，结合真实数据完成模型校准与合理性检验，在验证核心作用机制的基础上，进一步探讨算法推荐治理对遏制逝者恶意玩梗舆情的实践价值与适用边界，弥补现有研究的理论与方法短板。</w:delText>
        </w:r>
      </w:del>
    </w:p>
    <w:p w14:paraId="536478F2">
      <w:pPr>
        <w:numPr>
          <w:ilvl w:val="0"/>
          <w:numId w:val="0"/>
        </w:numPr>
        <w:spacing w:before="157" w:beforeLines="50" w:after="157" w:afterLines="50" w:line="400" w:lineRule="exact"/>
        <w:rPr>
          <w:rFonts w:hint="eastAsia" w:ascii="方正黑体_GBK" w:hAnsi="方正黑体_GBK" w:eastAsia="方正黑体_GBK" w:cs="方正黑体_GBK"/>
          <w:b/>
          <w:bCs/>
          <w:color w:val="auto"/>
          <w:kern w:val="0"/>
          <w:sz w:val="28"/>
          <w:szCs w:val="28"/>
          <w:highlight w:val="none"/>
          <w:shd w:val="clear" w:fill="FFFFFF"/>
          <w:lang w:bidi="ar"/>
          <w:rPrChange w:id="388" w:author="续昼" w:date="2026-09-15T18:04:23Z">
            <w:rPr/>
          </w:rPrChange>
        </w:rPr>
        <w:pPrChange w:id="387" w:author="续昼" w:date="2026-09-15T18:04:23Z">
          <w:pPr/>
        </w:pPrChange>
      </w:pPr>
      <w:r>
        <w:rPr>
          <w:rFonts w:hint="eastAsia" w:ascii="方正黑体_GBK" w:hAnsi="方正黑体_GBK" w:eastAsia="方正黑体_GBK" w:cs="方正黑体_GBK"/>
          <w:b/>
          <w:bCs/>
          <w:color w:val="auto"/>
          <w:kern w:val="0"/>
          <w:sz w:val="28"/>
          <w:szCs w:val="28"/>
          <w:highlight w:val="none"/>
          <w:shd w:val="clear" w:fill="FFFFFF"/>
          <w:lang w:bidi="ar"/>
          <w:rPrChange w:id="389" w:author="续昼" w:date="2026-09-15T18:04:23Z">
            <w:rPr>
              <w:b/>
            </w:rPr>
          </w:rPrChange>
        </w:rPr>
        <w:t>二、研究设计</w:t>
      </w:r>
    </w:p>
    <w:p w14:paraId="120A74AC">
      <w:pPr>
        <w:rPr>
          <w:rFonts w:hint="eastAsia" w:ascii="Times New Roman" w:hAnsi="Times New Roman" w:eastAsia="方正楷体_GBK" w:cs="方正楷体_GBK"/>
          <w:b/>
          <w:bCs/>
          <w:color w:val="auto"/>
          <w:kern w:val="0"/>
          <w:sz w:val="24"/>
          <w:highlight w:val="none"/>
          <w:shd w:val="clear" w:fill="FFFFFF"/>
          <w:lang w:bidi="ar"/>
          <w:rPrChange w:id="390" w:author="续昼" w:date="2026-09-15T18:04:31Z">
            <w:rPr/>
          </w:rPrChange>
        </w:rPr>
      </w:pPr>
      <w:r>
        <w:rPr>
          <w:rFonts w:hint="eastAsia" w:ascii="Times New Roman" w:hAnsi="Times New Roman" w:eastAsia="方正楷体_GBK" w:cs="方正楷体_GBK"/>
          <w:b/>
          <w:bCs/>
          <w:color w:val="auto"/>
          <w:kern w:val="0"/>
          <w:sz w:val="24"/>
          <w:highlight w:val="none"/>
          <w:shd w:val="clear" w:fill="FFFFFF"/>
          <w:lang w:bidi="ar"/>
          <w:rPrChange w:id="391" w:author="续昼" w:date="2026-09-15T18:04:31Z">
            <w:rPr>
              <w:b/>
            </w:rPr>
          </w:rPrChange>
        </w:rPr>
        <w:t>（一）理论框架</w:t>
      </w:r>
    </w:p>
    <w:p w14:paraId="05F749D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jc w:val="left"/>
        <w:textAlignment w:val="auto"/>
        <w:rPr>
          <w:ins w:id="392" w:author="王锭云" w:date="2026-09-15T17:22:29Z"/>
          <w:rFonts w:hint="eastAsia" w:ascii="宋体" w:hAnsi="宋体" w:eastAsia="宋体" w:cs="宋体"/>
          <w:b w:val="0"/>
          <w:bCs w:val="0"/>
          <w:color w:val="auto"/>
          <w:kern w:val="0"/>
          <w:sz w:val="24"/>
          <w:szCs w:val="24"/>
          <w:highlight w:val="none"/>
          <w:shd w:val="clear" w:fill="FFFFFF"/>
          <w:lang w:val="en-US" w:eastAsia="zh-CN" w:bidi="ar"/>
        </w:rPr>
      </w:pPr>
      <w:ins w:id="393"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本研究涉及的多条理论分属不同脉络，共同构成“认知前提—机制解释—策展塑造”的三层解释框架。其中，认知框架理论保证Agent建模的合法性，机制解释层的三个理论提供现象叙事的理论锚点，策展塑造层的两个理论则将不可观测的算法过程变量转化为可切换的实验因子，并设定仿真保真度的效标。</w:t>
        </w:r>
      </w:ins>
    </w:p>
    <w:p w14:paraId="053A164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394" w:author="王锭云" w:date="2026-09-15T17:22:29Z"/>
          <w:rFonts w:hint="eastAsia" w:ascii="宋体" w:hAnsi="宋体" w:eastAsia="宋体" w:cs="宋体"/>
          <w:b w:val="0"/>
          <w:bCs w:val="0"/>
          <w:color w:val="auto"/>
          <w:kern w:val="0"/>
          <w:sz w:val="24"/>
          <w:szCs w:val="24"/>
          <w:highlight w:val="none"/>
          <w:shd w:val="clear" w:fill="FFFFFF"/>
          <w:lang w:val="en-US" w:eastAsia="zh-CN" w:bidi="ar"/>
        </w:rPr>
      </w:pPr>
      <w:ins w:id="395"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首先，认知框架理论（Goffman, 1974; Lakoff, 2004）</w:t>
        </w:r>
      </w:ins>
      <w:ins w:id="396" w:author="王锭云" w:date="2026-09-15T17:22:29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397" w:author="王锭云" w:date="2026-09-15T17:22:29Z">
        <w:r>
          <w:rPr>
            <w:rStyle w:val="7"/>
            <w:rFonts w:hint="eastAsia" w:ascii="宋体" w:hAnsi="宋体" w:eastAsia="宋体" w:cs="宋体"/>
            <w:b w:val="0"/>
            <w:bCs w:val="0"/>
            <w:color w:val="auto"/>
            <w:kern w:val="0"/>
            <w:sz w:val="24"/>
            <w:szCs w:val="24"/>
            <w:highlight w:val="none"/>
            <w:shd w:val="clear" w:fill="FFFFFF"/>
            <w:lang w:val="en-US" w:eastAsia="zh-CN" w:bidi="ar"/>
          </w:rPr>
          <w:footnoteReference w:id="21"/>
        </w:r>
      </w:ins>
      <w:ins w:id="398" w:author="王锭云" w:date="2026-09-15T17:22:29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399" w:author="续昼" w:date="2026-09-15T18:07:35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00" w:author="续昼" w:date="2026-09-15T18:07:35Z">
        <w:r>
          <w:rPr>
            <w:rStyle w:val="7"/>
            <w:rFonts w:hint="eastAsia" w:ascii="宋体" w:hAnsi="宋体" w:eastAsia="宋体" w:cs="宋体"/>
            <w:b w:val="0"/>
            <w:bCs w:val="0"/>
            <w:color w:val="auto"/>
            <w:kern w:val="0"/>
            <w:sz w:val="24"/>
            <w:szCs w:val="24"/>
            <w:highlight w:val="none"/>
            <w:shd w:val="clear" w:fill="FFFFFF"/>
            <w:lang w:val="en-US" w:eastAsia="zh-CN" w:bidi="ar"/>
          </w:rPr>
          <w:footnoteReference w:id="22"/>
        </w:r>
      </w:ins>
      <w:ins w:id="401" w:author="续昼" w:date="2026-09-15T18:07:35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02"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构成本研究的建模前提。该理论指出，个体对世界的认知受其既有框架塑造，偏好具有跨情境的稳定性。这一命题在本研究中承担的功能是论证“群体表达偏好稳定”这一建模假设的合理性</w:t>
        </w:r>
      </w:ins>
      <w:ins w:id="403" w:author="续昼" w:date="2026-09-15T18:04:58Z">
        <w:r>
          <w:rPr>
            <w:rFonts w:hint="eastAsia" w:ascii="宋体" w:hAnsi="宋体" w:eastAsia="宋体" w:cs="宋体"/>
            <w:b w:val="0"/>
            <w:bCs w:val="0"/>
            <w:color w:val="auto"/>
            <w:kern w:val="0"/>
            <w:sz w:val="24"/>
            <w:szCs w:val="24"/>
            <w:highlight w:val="none"/>
            <w:shd w:val="clear" w:fill="FFFFFF"/>
            <w:lang w:val="en-US" w:eastAsia="zh-CN" w:bidi="ar"/>
          </w:rPr>
          <w:t>。</w:t>
        </w:r>
      </w:ins>
      <w:ins w:id="404" w:author="王锭云" w:date="2026-09-15T17:22:29Z">
        <w:del w:id="405" w:author="续昼" w:date="2026-09-15T18:04:57Z">
          <w:r>
            <w:rPr>
              <w:rFonts w:hint="eastAsia" w:ascii="宋体" w:hAnsi="宋体" w:eastAsia="宋体" w:cs="宋体"/>
              <w:b w:val="0"/>
              <w:bCs w:val="0"/>
              <w:color w:val="auto"/>
              <w:kern w:val="0"/>
              <w:sz w:val="24"/>
              <w:szCs w:val="24"/>
              <w:highlight w:val="none"/>
              <w:shd w:val="clear" w:fill="FFFFFF"/>
              <w:lang w:val="en-US" w:eastAsia="zh-CN" w:bidi="ar"/>
            </w:rPr>
            <w:delText>：</w:delText>
          </w:r>
        </w:del>
      </w:ins>
      <w:ins w:id="406"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仿真中的Agent人设类型全程保持不变，变化的只是其在不同信息环境中的公开表达行为，而非内在倾向。这一设计选择有实证依据支撑——多帖作者中58.9%的全部评论属同一类型（纯人设），仅约4%的用户存在明显跨类型表达，说明表达倾向确实高度稳定。认知框架理论在此不被检验，而是作为后续所有机制推论的认识论基础。</w:t>
        </w:r>
      </w:ins>
    </w:p>
    <w:p w14:paraId="4F94219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407" w:author="王锭云" w:date="2026-09-15T17:22:29Z"/>
          <w:rFonts w:hint="eastAsia" w:ascii="宋体" w:hAnsi="宋体" w:eastAsia="宋体" w:cs="宋体"/>
          <w:b w:val="0"/>
          <w:bCs w:val="0"/>
          <w:color w:val="auto"/>
          <w:kern w:val="0"/>
          <w:sz w:val="24"/>
          <w:szCs w:val="24"/>
          <w:highlight w:val="none"/>
          <w:shd w:val="clear" w:fill="FFFFFF"/>
          <w:lang w:val="en-US" w:eastAsia="zh-CN" w:bidi="ar"/>
        </w:rPr>
      </w:pPr>
      <w:ins w:id="408" w:author="王锭云" w:date="2026-09-15T17:22:29Z">
        <w:commentRangeStart w:id="3"/>
        <w:r>
          <w:rPr>
            <w:rFonts w:hint="eastAsia" w:ascii="宋体" w:hAnsi="宋体" w:eastAsia="宋体" w:cs="宋体"/>
            <w:b w:val="0"/>
            <w:bCs w:val="0"/>
            <w:color w:val="auto"/>
            <w:kern w:val="0"/>
            <w:sz w:val="24"/>
            <w:szCs w:val="24"/>
            <w:highlight w:val="none"/>
            <w:shd w:val="clear" w:fill="FFFFFF"/>
            <w:lang w:val="en-US" w:eastAsia="zh-CN" w:bidi="ar"/>
          </w:rPr>
          <w:t>其次，</w:t>
        </w:r>
      </w:ins>
      <w:ins w:id="409" w:author="续昼" w:date="2026-09-15T18:11:11Z">
        <w:r>
          <w:rPr>
            <w:rFonts w:hint="eastAsia" w:ascii="宋体" w:hAnsi="宋体" w:eastAsia="宋体" w:cs="宋体"/>
            <w:b w:val="0"/>
            <w:bCs w:val="0"/>
            <w:color w:val="auto"/>
            <w:kern w:val="0"/>
            <w:sz w:val="24"/>
            <w:szCs w:val="24"/>
            <w:highlight w:val="none"/>
            <w:shd w:val="clear" w:fill="FFFFFF"/>
            <w:lang w:val="en-US" w:eastAsia="zh-CN" w:bidi="ar"/>
          </w:rPr>
          <w:t>“</w:t>
        </w:r>
      </w:ins>
      <w:ins w:id="410"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沉默的螺旋</w:t>
        </w:r>
      </w:ins>
      <w:ins w:id="411" w:author="续昼" w:date="2026-09-15T18:11:13Z">
        <w:r>
          <w:rPr>
            <w:rFonts w:hint="eastAsia" w:ascii="宋体" w:hAnsi="宋体" w:eastAsia="宋体" w:cs="宋体"/>
            <w:b w:val="0"/>
            <w:bCs w:val="0"/>
            <w:color w:val="auto"/>
            <w:kern w:val="0"/>
            <w:sz w:val="24"/>
            <w:szCs w:val="24"/>
            <w:highlight w:val="none"/>
            <w:shd w:val="clear" w:fill="FFFFFF"/>
            <w:lang w:val="en-US" w:eastAsia="zh-CN" w:bidi="ar"/>
          </w:rPr>
          <w:t>”理论</w:t>
        </w:r>
      </w:ins>
      <w:ins w:id="412" w:author="张人杰" w:date="2026-09-15T20:33:23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13" w:author="张人杰" w:date="2026-09-15T20:33:23Z">
        <w:r>
          <w:rPr>
            <w:rStyle w:val="7"/>
            <w:rFonts w:hint="eastAsia" w:ascii="宋体" w:hAnsi="宋体" w:eastAsia="宋体" w:cs="宋体"/>
            <w:b w:val="0"/>
            <w:bCs w:val="0"/>
            <w:color w:val="auto"/>
            <w:kern w:val="0"/>
            <w:sz w:val="24"/>
            <w:szCs w:val="24"/>
            <w:highlight w:val="none"/>
            <w:shd w:val="clear" w:fill="FFFFFF"/>
            <w:lang w:val="en-US" w:eastAsia="zh-CN" w:bidi="ar"/>
          </w:rPr>
          <w:footnoteReference w:id="23"/>
        </w:r>
      </w:ins>
      <w:ins w:id="414" w:author="张人杰" w:date="2026-09-15T20:33:23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15" w:author="张人杰" w:date="2026-09-15T20:34:26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16" w:author="张人杰" w:date="2026-09-15T20:34:26Z">
        <w:r>
          <w:rPr>
            <w:rStyle w:val="7"/>
            <w:rFonts w:hint="eastAsia" w:ascii="宋体" w:hAnsi="宋体" w:eastAsia="宋体" w:cs="宋体"/>
            <w:b w:val="0"/>
            <w:bCs w:val="0"/>
            <w:color w:val="auto"/>
            <w:kern w:val="0"/>
            <w:sz w:val="24"/>
            <w:szCs w:val="24"/>
            <w:highlight w:val="none"/>
            <w:shd w:val="clear" w:fill="FFFFFF"/>
            <w:lang w:val="en-US" w:eastAsia="zh-CN" w:bidi="ar"/>
          </w:rPr>
          <w:footnoteReference w:id="24"/>
        </w:r>
      </w:ins>
      <w:ins w:id="417" w:author="张人杰" w:date="2026-09-15T20:34:26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18" w:author="王锭云" w:date="2026-09-15T17:22:29Z">
        <w:del w:id="419" w:author="续昼" w:date="2026-09-15T18:11:07Z">
          <w:r>
            <w:rPr>
              <w:rFonts w:hint="eastAsia" w:ascii="宋体" w:hAnsi="宋体" w:eastAsia="宋体" w:cs="宋体"/>
              <w:b w:val="0"/>
              <w:bCs w:val="0"/>
              <w:color w:val="auto"/>
              <w:kern w:val="0"/>
              <w:sz w:val="24"/>
              <w:szCs w:val="24"/>
              <w:highlight w:val="none"/>
              <w:shd w:val="clear" w:fill="FFFFFF"/>
              <w:lang w:val="en-US" w:eastAsia="zh-CN" w:bidi="ar"/>
            </w:rPr>
            <w:delText>（Noelle-Neumann, 1974）</w:delText>
          </w:r>
        </w:del>
      </w:ins>
      <w:ins w:id="420"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与</w:t>
        </w:r>
      </w:ins>
      <w:ins w:id="421" w:author="续昼" w:date="2026-09-15T18:11:16Z">
        <w:r>
          <w:rPr>
            <w:rFonts w:hint="eastAsia" w:ascii="宋体" w:hAnsi="宋体" w:eastAsia="宋体" w:cs="宋体"/>
            <w:b w:val="0"/>
            <w:bCs w:val="0"/>
            <w:color w:val="auto"/>
            <w:kern w:val="0"/>
            <w:sz w:val="24"/>
            <w:szCs w:val="24"/>
            <w:highlight w:val="none"/>
            <w:shd w:val="clear" w:fill="FFFFFF"/>
            <w:lang w:val="en-US" w:eastAsia="zh-CN" w:bidi="ar"/>
          </w:rPr>
          <w:t>“</w:t>
        </w:r>
      </w:ins>
      <w:ins w:id="422"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注意力衰减</w:t>
        </w:r>
      </w:ins>
      <w:ins w:id="423" w:author="续昼" w:date="2026-09-15T18:11:19Z">
        <w:r>
          <w:rPr>
            <w:rFonts w:hint="eastAsia" w:ascii="宋体" w:hAnsi="宋体" w:eastAsia="宋体" w:cs="宋体"/>
            <w:b w:val="0"/>
            <w:bCs w:val="0"/>
            <w:color w:val="auto"/>
            <w:kern w:val="0"/>
            <w:sz w:val="24"/>
            <w:szCs w:val="24"/>
            <w:highlight w:val="none"/>
            <w:shd w:val="clear" w:fill="FFFFFF"/>
            <w:lang w:val="en-US" w:eastAsia="zh-CN" w:bidi="ar"/>
          </w:rPr>
          <w:t>”</w:t>
        </w:r>
      </w:ins>
      <w:ins w:id="424"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理论</w:t>
        </w:r>
      </w:ins>
      <w:ins w:id="425" w:author="张人杰" w:date="2026-09-15T20:36:33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26" w:author="张人杰" w:date="2026-09-15T20:36:33Z">
        <w:r>
          <w:rPr>
            <w:rStyle w:val="7"/>
            <w:rFonts w:hint="eastAsia" w:ascii="宋体" w:hAnsi="宋体" w:eastAsia="宋体" w:cs="宋体"/>
            <w:b w:val="0"/>
            <w:bCs w:val="0"/>
            <w:color w:val="auto"/>
            <w:kern w:val="0"/>
            <w:sz w:val="24"/>
            <w:szCs w:val="24"/>
            <w:highlight w:val="none"/>
            <w:shd w:val="clear" w:fill="FFFFFF"/>
            <w:lang w:val="en-US" w:eastAsia="zh-CN" w:bidi="ar"/>
          </w:rPr>
          <w:footnoteReference w:id="25"/>
        </w:r>
      </w:ins>
      <w:ins w:id="427" w:author="张人杰" w:date="2026-09-15T20:36:33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28" w:author="张人杰" w:date="2026-09-15T20:37:13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29" w:author="张人杰" w:date="2026-09-15T20:37:13Z">
        <w:r>
          <w:rPr>
            <w:rStyle w:val="7"/>
            <w:rFonts w:hint="eastAsia" w:ascii="宋体" w:hAnsi="宋体" w:eastAsia="宋体" w:cs="宋体"/>
            <w:b w:val="0"/>
            <w:bCs w:val="0"/>
            <w:color w:val="auto"/>
            <w:kern w:val="0"/>
            <w:sz w:val="24"/>
            <w:szCs w:val="24"/>
            <w:highlight w:val="none"/>
            <w:shd w:val="clear" w:fill="FFFFFF"/>
            <w:lang w:val="en-US" w:eastAsia="zh-CN" w:bidi="ar"/>
          </w:rPr>
          <w:footnoteReference w:id="26"/>
        </w:r>
      </w:ins>
      <w:ins w:id="430" w:author="张人杰" w:date="2026-09-15T20:37:13Z">
        <w:r>
          <w:rPr>
            <w:rStyle w:val="7"/>
            <w:rFonts w:hint="eastAsia" w:ascii="宋体" w:hAnsi="宋体" w:eastAsia="宋体" w:cs="宋体"/>
            <w:b w:val="0"/>
            <w:bCs w:val="0"/>
            <w:color w:val="auto"/>
            <w:kern w:val="0"/>
            <w:sz w:val="24"/>
            <w:szCs w:val="24"/>
            <w:highlight w:val="none"/>
            <w:shd w:val="clear" w:fill="FFFFFF"/>
            <w:lang w:val="en-US" w:eastAsia="zh-CN" w:bidi="ar"/>
          </w:rPr>
          <w:t>]</w:t>
        </w:r>
      </w:ins>
      <w:ins w:id="431" w:author="王锭云" w:date="2026-09-15T17:22:29Z">
        <w:del w:id="432" w:author="续昼" w:date="2026-09-15T18:11:10Z">
          <w:r>
            <w:rPr>
              <w:rFonts w:hint="eastAsia" w:ascii="宋体" w:hAnsi="宋体" w:eastAsia="宋体" w:cs="宋体"/>
              <w:b w:val="0"/>
              <w:bCs w:val="0"/>
              <w:color w:val="auto"/>
              <w:kern w:val="0"/>
              <w:sz w:val="24"/>
              <w:szCs w:val="24"/>
              <w:highlight w:val="none"/>
              <w:shd w:val="clear" w:fill="FFFFFF"/>
              <w:lang w:val="en-US" w:eastAsia="zh-CN" w:bidi="ar"/>
            </w:rPr>
            <w:delText>（Candia et al., 2019; Wu &amp; Huberman, 2007）</w:delText>
          </w:r>
        </w:del>
      </w:ins>
      <w:ins w:id="433"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共同构成表征转移的机制解释层。</w:t>
        </w:r>
        <w:commentRangeEnd w:id="3"/>
      </w:ins>
      <w:ins w:id="434" w:author="王锭云" w:date="2026-09-15T17:22:29Z">
        <w:r>
          <w:rPr/>
          <w:commentReference w:id="3"/>
        </w:r>
      </w:ins>
      <w:ins w:id="435" w:author="王锭云" w:date="2026-09-15T17:22:29Z">
        <w:del w:id="436" w:author="续昼" w:date="2026-09-15T18:05:10Z">
          <w:r>
            <w:rPr>
              <w:rFonts w:hint="eastAsia" w:ascii="宋体" w:hAnsi="宋体" w:eastAsia="宋体" w:cs="宋体"/>
              <w:b w:val="0"/>
              <w:bCs w:val="0"/>
              <w:color w:val="auto"/>
              <w:kern w:val="0"/>
              <w:sz w:val="24"/>
              <w:szCs w:val="24"/>
              <w:highlight w:val="none"/>
              <w:shd w:val="clear" w:fill="FFFFFF"/>
              <w:lang w:val="en-US" w:eastAsia="zh-CN" w:bidi="ar"/>
            </w:rPr>
            <w:delText>具体而言，</w:delText>
          </w:r>
        </w:del>
      </w:ins>
      <w:ins w:id="437"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沉默的螺旋理论回答“悼念者为何退场”，个体对意见气候的感知会系统性影响其表达意愿，当玩梗声量上升、悼念表达显得“不合时宜”时，悼念者倾向沉默、玩梗者更敢发声，由此形成可见性层面的再分配；注意力衰减理论则回答“悼念为何会退潮”：集体注意力随重复曝光而递减，悼念内容的边际吸引力随时间下降，这为“悼念让位”提供了时序前提。三个理论分别锚定“扩散—沉默—退潮”三个环节，共同构成表征转移的完整机制叙事。</w:t>
        </w:r>
      </w:ins>
    </w:p>
    <w:p w14:paraId="6BD52A12">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438" w:author="王锭云" w:date="2026-09-15T17:22:29Z"/>
          <w:rFonts w:hint="eastAsia" w:ascii="宋体" w:hAnsi="宋体" w:eastAsia="宋体" w:cs="宋体"/>
          <w:b w:val="0"/>
          <w:bCs w:val="0"/>
          <w:color w:val="auto"/>
          <w:kern w:val="0"/>
          <w:sz w:val="24"/>
          <w:szCs w:val="24"/>
          <w:highlight w:val="none"/>
          <w:shd w:val="clear" w:fill="FFFFFF"/>
          <w:lang w:val="en-US" w:eastAsia="zh-CN" w:bidi="ar"/>
        </w:rPr>
      </w:pPr>
      <w:ins w:id="439" w:author="王锭云" w:date="2026-09-15T17:22:29Z">
        <w:r>
          <w:rPr>
            <w:rFonts w:hint="eastAsia" w:ascii="宋体" w:hAnsi="宋体" w:eastAsia="宋体" w:cs="宋体"/>
            <w:b w:val="0"/>
            <w:bCs w:val="0"/>
            <w:color w:val="auto"/>
            <w:kern w:val="0"/>
            <w:sz w:val="24"/>
            <w:szCs w:val="24"/>
            <w:highlight w:val="none"/>
            <w:shd w:val="clear" w:fill="FFFFFF"/>
            <w:lang w:val="en-US" w:eastAsia="zh-CN" w:bidi="ar"/>
          </w:rPr>
          <w:t>真正“落地”为建模要素的是策展塑造层的两个理论。算法策展/算法放大（Pariser, 2011; Benkler et al., 2018; Green et al., 2024）将推荐系统定位为“非人类策展主体”——它不生产内容，却通过选择性曝光组织公共话语，决定什么被看见、什么被埋没。这是本研究的核心机制变量，在仿真中落地为可切换的推荐算法因子（随机/时序/兴趣三档），也是本研究试图通过反事实实验加以识别的因果变量。同时，数字哀悼/逝后数字记忆（West et al., 2021; Gibson, 2007; Walter, 2015）则描述了死亡触发注意力激增→线上哀悼→二次创作→记忆沉淀的spike+decay形态，在本研究中落地为效标基线——仿真须先复现这一形态，才能在此基础上作因果推断，否则需返回调整模型规则。</w:t>
        </w:r>
      </w:ins>
    </w:p>
    <w:p w14:paraId="383F2713">
      <w:pPr>
        <w:rPr>
          <w:highlight w:val="yellow"/>
          <w:rPrChange w:id="440" w:author="续昼" w:date="2026-09-15T18:11:36Z">
            <w:rPr/>
          </w:rPrChange>
        </w:rPr>
      </w:pPr>
      <w:r>
        <w:rPr>
          <w:highlight w:val="yellow"/>
          <w:rPrChange w:id="441" w:author="续昼" w:date="2026-09-15T18:11:36Z">
            <w:rPr/>
          </w:rPrChange>
        </w:rPr>
        <w:t>图1　理论框架升级图：从经典数字哀悼的spike+decay形态（上）到算法策展下"教育→悼念→玩梗"表征转移（下）。〔待制〕</w:t>
      </w:r>
    </w:p>
    <w:p w14:paraId="7A69CE5C">
      <w:pPr>
        <w:rPr>
          <w:rFonts w:hint="eastAsia" w:ascii="Times New Roman" w:hAnsi="Times New Roman" w:eastAsia="方正楷体_GBK" w:cs="方正楷体_GBK"/>
          <w:b/>
          <w:bCs/>
          <w:color w:val="auto"/>
          <w:kern w:val="0"/>
          <w:sz w:val="24"/>
          <w:highlight w:val="none"/>
          <w:shd w:val="clear" w:fill="FFFFFF"/>
          <w:lang w:bidi="ar"/>
          <w:rPrChange w:id="442" w:author="续昼" w:date="2026-09-15T18:11:33Z">
            <w:rPr/>
          </w:rPrChange>
        </w:rPr>
      </w:pPr>
      <w:r>
        <w:rPr>
          <w:rFonts w:hint="eastAsia" w:ascii="Times New Roman" w:hAnsi="Times New Roman" w:eastAsia="方正楷体_GBK" w:cs="方正楷体_GBK"/>
          <w:b/>
          <w:bCs/>
          <w:color w:val="auto"/>
          <w:kern w:val="0"/>
          <w:sz w:val="24"/>
          <w:highlight w:val="none"/>
          <w:shd w:val="clear" w:fill="FFFFFF"/>
          <w:lang w:bidi="ar"/>
          <w:rPrChange w:id="443" w:author="续昼" w:date="2026-09-15T18:11:33Z">
            <w:rPr>
              <w:rFonts w:hint="eastAsia"/>
              <w:b/>
              <w:bCs/>
            </w:rPr>
          </w:rPrChange>
        </w:rPr>
        <w:t>（二）研究方法</w:t>
      </w:r>
    </w:p>
    <w:p w14:paraId="691BD5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本研究采用基于大语言模型的多智能体仿真方法，将公众人物逝世后的社交媒体舆论场建模为由平台信息环境与</w:t>
      </w:r>
      <w:del w:id="444" w:author="张人杰" w:date="2026-09-15T13:16:46Z">
        <w:r>
          <w:rPr>
            <w:rFonts w:hint="eastAsia" w:ascii="宋体" w:hAnsi="宋体" w:eastAsia="宋体" w:cs="宋体"/>
            <w:b w:val="0"/>
            <w:bCs w:val="0"/>
            <w:color w:val="auto"/>
            <w:kern w:val="0"/>
            <w:sz w:val="24"/>
            <w:szCs w:val="24"/>
            <w:highlight w:val="none"/>
            <w:shd w:val="clear" w:fill="FFFFFF"/>
            <w:lang w:val="en-US" w:eastAsia="zh-CN" w:bidi="ar"/>
          </w:rPr>
          <w:delText>异质性</w:delText>
        </w:r>
      </w:del>
      <w:r>
        <w:rPr>
          <w:rFonts w:hint="eastAsia" w:ascii="宋体" w:hAnsi="宋体" w:eastAsia="宋体" w:cs="宋体"/>
          <w:b w:val="0"/>
          <w:bCs w:val="0"/>
          <w:color w:val="auto"/>
          <w:kern w:val="0"/>
          <w:sz w:val="24"/>
          <w:szCs w:val="24"/>
          <w:highlight w:val="none"/>
          <w:shd w:val="clear" w:fill="FFFFFF"/>
          <w:lang w:val="en-US" w:eastAsia="zh-CN" w:bidi="ar"/>
        </w:rPr>
        <w:t>用户共同构成的动态系统。</w:t>
      </w:r>
      <w:del w:id="445" w:author="张人杰" w:date="2026-09-15T13:16:54Z">
        <w:r>
          <w:rPr>
            <w:rFonts w:hint="eastAsia" w:ascii="宋体" w:hAnsi="宋体" w:eastAsia="宋体" w:cs="宋体"/>
            <w:b w:val="0"/>
            <w:bCs w:val="0"/>
            <w:color w:val="auto"/>
            <w:kern w:val="0"/>
            <w:sz w:val="24"/>
            <w:szCs w:val="24"/>
            <w:highlight w:val="none"/>
            <w:shd w:val="clear" w:fill="FFFFFF"/>
            <w:lang w:val="en-US" w:eastAsia="zh-CN" w:bidi="ar"/>
          </w:rPr>
          <w:delText>选择该方法的原因在于，</w:delText>
        </w:r>
      </w:del>
      <w:r>
        <w:rPr>
          <w:rFonts w:hint="eastAsia" w:ascii="宋体" w:hAnsi="宋体" w:eastAsia="宋体" w:cs="宋体"/>
          <w:b w:val="0"/>
          <w:bCs w:val="0"/>
          <w:color w:val="auto"/>
          <w:kern w:val="0"/>
          <w:sz w:val="24"/>
          <w:szCs w:val="24"/>
          <w:highlight w:val="none"/>
          <w:shd w:val="clear" w:fill="FFFFFF"/>
          <w:lang w:val="en-US" w:eastAsia="zh-CN" w:bidi="ar"/>
        </w:rPr>
        <w:t>本文试图解释的</w:t>
      </w:r>
      <w:ins w:id="446" w:author="张人杰" w:date="2026-09-15T13:17:07Z">
        <w:r>
          <w:rPr>
            <w:rFonts w:hint="eastAsia" w:ascii="宋体" w:hAnsi="宋体" w:eastAsia="宋体" w:cs="宋体"/>
            <w:b w:val="0"/>
            <w:bCs w:val="0"/>
            <w:color w:val="auto"/>
            <w:kern w:val="0"/>
            <w:sz w:val="24"/>
            <w:szCs w:val="24"/>
            <w:highlight w:val="none"/>
            <w:shd w:val="clear" w:fill="FFFFFF"/>
            <w:lang w:val="en-US" w:eastAsia="zh-CN" w:bidi="ar"/>
          </w:rPr>
          <w:t>社交媒体</w:t>
        </w:r>
      </w:ins>
      <w:r>
        <w:rPr>
          <w:rFonts w:hint="eastAsia" w:ascii="宋体" w:hAnsi="宋体" w:eastAsia="宋体" w:cs="宋体"/>
          <w:b w:val="0"/>
          <w:bCs w:val="0"/>
          <w:color w:val="auto"/>
          <w:kern w:val="0"/>
          <w:sz w:val="24"/>
          <w:szCs w:val="24"/>
          <w:highlight w:val="none"/>
          <w:shd w:val="clear" w:fill="FFFFFF"/>
          <w:lang w:val="en-US" w:eastAsia="zh-CN" w:bidi="ar"/>
        </w:rPr>
        <w:t>表征漂移并非单一主体的行为结果，而是平台持续配置内容可见性、用户依据所见环境作出表达选择、新产生的内容再次进入平台分发的循环过程。传统的结果态数据可以呈现不同内容类型的数量与份额变化，却较难直接观察这一循环中的微观行为过程。</w:t>
      </w:r>
    </w:p>
    <w:p w14:paraId="1A4CB2B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ins w:id="447" w:author="张人杰" w:date="2026-09-15T13:17:49Z">
        <w:r>
          <w:rPr>
            <w:rFonts w:hint="eastAsia" w:ascii="宋体" w:hAnsi="宋体" w:eastAsia="宋体" w:cs="宋体"/>
            <w:b w:val="0"/>
            <w:bCs w:val="0"/>
            <w:color w:val="auto"/>
            <w:kern w:val="0"/>
            <w:sz w:val="24"/>
            <w:szCs w:val="24"/>
            <w:highlight w:val="none"/>
            <w:shd w:val="clear" w:fill="FFFFFF"/>
            <w:lang w:val="en-US" w:eastAsia="zh-CN" w:bidi="ar"/>
          </w:rPr>
          <w:t>仿真</w:t>
        </w:r>
      </w:ins>
      <w:del w:id="448" w:author="张人杰" w:date="2026-09-15T13:17:44Z">
        <w:r>
          <w:rPr>
            <w:rFonts w:hint="eastAsia" w:ascii="宋体" w:hAnsi="宋体" w:eastAsia="宋体" w:cs="宋体"/>
            <w:b w:val="0"/>
            <w:bCs w:val="0"/>
            <w:color w:val="auto"/>
            <w:kern w:val="0"/>
            <w:sz w:val="24"/>
            <w:szCs w:val="24"/>
            <w:highlight w:val="none"/>
            <w:shd w:val="clear" w:fill="FFFFFF"/>
            <w:lang w:val="en-US" w:eastAsia="zh-CN" w:bidi="ar"/>
          </w:rPr>
          <w:delText>模型不以复刻现实平台的全部功能为目标，而是</w:delText>
        </w:r>
      </w:del>
      <w:r>
        <w:rPr>
          <w:rFonts w:hint="eastAsia" w:ascii="宋体" w:hAnsi="宋体" w:eastAsia="宋体" w:cs="宋体"/>
          <w:b w:val="0"/>
          <w:bCs w:val="0"/>
          <w:color w:val="auto"/>
          <w:kern w:val="0"/>
          <w:sz w:val="24"/>
          <w:szCs w:val="24"/>
          <w:highlight w:val="none"/>
          <w:shd w:val="clear" w:fill="FFFFFF"/>
          <w:lang w:val="en-US" w:eastAsia="zh-CN" w:bidi="ar"/>
        </w:rPr>
        <w:t>围绕“平台如何组织可见信息、用户如何决定是否表达、个体表达如何聚合为宏观内容构成”三个环节进行机制化抽象。平台端负责真实内容注入、内容池维护和个体信息流生成；智能体端负责读取信息流、判断是否发声并生成相应内容。通过改变平台的信息流生成制度，并保持事件输入、用户群体和表达规则相对一致，本文考察不同策展环境下用户表达与宏观表征的演化差异。</w:t>
      </w:r>
    </w:p>
    <w:p w14:paraId="45ACDBC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因此，本研究属于基于真实事件的机制建模与结构反事实比较。模型能够检验一组明确的微观规则是否足以形成与现实相似的宏观轨迹，并比较不同策展制度下轨迹的变化，但不将模型内差异直接等同于现实平台算法的净因果效应。</w:t>
      </w:r>
    </w:p>
    <w:p w14:paraId="39C2A3A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1. 数据驱动的环境与智能体构建</w:t>
      </w:r>
    </w:p>
    <w:p w14:paraId="599CF71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449" w:author="张人杰" w:date="2026-09-15T13:25:30Z"/>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模型以抖音、微博和小红书中与张雪峰相关的真实帖文为</w:t>
      </w:r>
      <w:ins w:id="450" w:author="张人杰" w:date="2026-09-15T13:24:22Z">
        <w:r>
          <w:rPr>
            <w:rFonts w:hint="eastAsia" w:ascii="宋体" w:hAnsi="宋体" w:eastAsia="宋体" w:cs="宋体"/>
            <w:b w:val="0"/>
            <w:bCs w:val="0"/>
            <w:color w:val="auto"/>
            <w:kern w:val="0"/>
            <w:sz w:val="24"/>
            <w:szCs w:val="24"/>
            <w:highlight w:val="none"/>
            <w:shd w:val="clear" w:fill="FFFFFF"/>
            <w:lang w:val="en-US" w:eastAsia="zh-CN" w:bidi="ar"/>
          </w:rPr>
          <w:t>数据</w:t>
        </w:r>
      </w:ins>
      <w:del w:id="451" w:author="张人杰" w:date="2026-09-15T13:24:21Z">
        <w:r>
          <w:rPr>
            <w:rFonts w:hint="eastAsia" w:ascii="宋体" w:hAnsi="宋体" w:eastAsia="宋体" w:cs="宋体"/>
            <w:b w:val="0"/>
            <w:bCs w:val="0"/>
            <w:color w:val="auto"/>
            <w:kern w:val="0"/>
            <w:sz w:val="24"/>
            <w:szCs w:val="24"/>
            <w:highlight w:val="none"/>
            <w:shd w:val="clear" w:fill="FFFFFF"/>
            <w:lang w:val="en-US" w:eastAsia="zh-CN" w:bidi="ar"/>
          </w:rPr>
          <w:delText>经验</w:delText>
        </w:r>
      </w:del>
      <w:r>
        <w:rPr>
          <w:rFonts w:hint="eastAsia" w:ascii="宋体" w:hAnsi="宋体" w:eastAsia="宋体" w:cs="宋体"/>
          <w:b w:val="0"/>
          <w:bCs w:val="0"/>
          <w:color w:val="auto"/>
          <w:kern w:val="0"/>
          <w:sz w:val="24"/>
          <w:szCs w:val="24"/>
          <w:highlight w:val="none"/>
          <w:shd w:val="clear" w:fill="FFFFFF"/>
          <w:lang w:val="en-US" w:eastAsia="zh-CN" w:bidi="ar"/>
        </w:rPr>
        <w:t>基础。原始数据包含52,736条数据记录，经人工标注后划分为教育观点讨论、事件悼念讨论、梗文化讨论、其他讨论、借势营销和爬取噪音六类。</w:t>
      </w:r>
      <w:ins w:id="452" w:author="张人杰" w:date="2026-09-15T13:25:30Z">
        <w:r>
          <w:rPr>
            <w:rFonts w:hint="eastAsia" w:ascii="宋体" w:hAnsi="宋体" w:eastAsia="宋体" w:cs="宋体"/>
            <w:b w:val="0"/>
            <w:bCs w:val="0"/>
            <w:color w:val="auto"/>
            <w:kern w:val="0"/>
            <w:sz w:val="24"/>
            <w:szCs w:val="24"/>
            <w:highlight w:val="none"/>
            <w:shd w:val="clear" w:fill="FFFFFF"/>
            <w:lang w:val="en-US" w:eastAsia="zh-CN" w:bidi="ar"/>
          </w:rPr>
          <w:t>前五类用于构建用户群体并分析内容构成；爬取噪音不对应独立智能体类型，但保留在总体信息环境中，以反映非目标信息的干扰。</w:t>
        </w:r>
      </w:ins>
      <w:del w:id="453" w:author="张人杰" w:date="2026-09-15T13:25:30Z">
        <w:r>
          <w:rPr>
            <w:rFonts w:hint="eastAsia" w:ascii="宋体" w:hAnsi="宋体" w:eastAsia="宋体" w:cs="宋体"/>
            <w:b w:val="0"/>
            <w:bCs w:val="0"/>
            <w:color w:val="auto"/>
            <w:kern w:val="0"/>
            <w:sz w:val="24"/>
            <w:szCs w:val="24"/>
            <w:highlight w:val="none"/>
            <w:shd w:val="clear" w:fill="FFFFFF"/>
            <w:lang w:val="en-US" w:eastAsia="zh-CN" w:bidi="ar"/>
          </w:rPr>
          <w:delText>其中，前五类用于构建用户群体和分析社交媒体内容构成，爬取噪音不被设置为独立智能体类型，但在总体信息环境中保留，以反映真实内容池中的非目标信息。</w:delText>
        </w:r>
      </w:del>
    </w:p>
    <w:p w14:paraId="23C9200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上述原始样本覆盖2026年第5周至第22周（1月26日至5月31日），其中小红书33328条、抖音16602条、微博2806条。每条数据均设置“数据有效性”“内容类别”和“判定依据”三列人工编码。剔除20条存疑数据后，进入统计分析和仿真资产构建的样本为52716条。</w:t>
      </w:r>
    </w:p>
    <w:p w14:paraId="43C4229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454" w:author="张人杰" w:date="2026-09-15T13:25:31Z"/>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在52716条分析样本中，有效内容32530条，占61.7%，包括事件悼念讨论8973条、其他讨论8622条、教育观点讨论7769条和梗文化讨论7166条；其余20186条由借势营销16156条和爬取噪音4030条构成。这里的“无效”表示相应内容不进入公众人物核心表征的四分类统计，并不意味着其不属于平台信息环境。借势营销和爬取噪音因此仍保留在完整内容环境及真实帖子注入池中，以呈现平台中实际存在的内容竞争。</w:t>
      </w:r>
    </w:p>
    <w:p w14:paraId="58E6DCF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455" w:author="张人杰" w:date="2026-09-15T13:24:01Z"/>
          <w:rFonts w:hint="eastAsia" w:ascii="宋体" w:hAnsi="宋体" w:eastAsia="宋体" w:cs="宋体"/>
          <w:b w:val="0"/>
          <w:bCs w:val="0"/>
          <w:color w:val="auto"/>
          <w:kern w:val="0"/>
          <w:sz w:val="24"/>
          <w:szCs w:val="24"/>
          <w:highlight w:val="none"/>
          <w:shd w:val="clear" w:fill="FFFFFF"/>
          <w:lang w:val="en-US" w:eastAsia="zh-CN" w:bidi="ar"/>
        </w:rPr>
      </w:pPr>
      <w:ins w:id="456" w:author="张人杰" w:date="2026-09-15T13:24:01Z">
        <w:r>
          <w:rPr>
            <w:rFonts w:hint="eastAsia" w:ascii="宋体" w:hAnsi="宋体" w:eastAsia="宋体" w:cs="宋体"/>
            <w:b w:val="0"/>
            <w:bCs w:val="0"/>
            <w:color w:val="auto"/>
            <w:kern w:val="0"/>
            <w:sz w:val="24"/>
            <w:szCs w:val="24"/>
            <w:highlight w:val="none"/>
            <w:shd w:val="clear" w:fill="FFFFFF"/>
            <w:lang w:val="en-US" w:eastAsia="zh-CN" w:bidi="ar"/>
          </w:rPr>
          <w:t>仿真覆盖2026年第12—22周，共11周，包括事件前基线、事件发生、悼念退潮和玩梗增长阶段。模型每周从真实数据中抽取约250条帖文作为外部输入，并保留其到达顺序和类别构成，以在控制计算规模的同时维持现实事件的时序结构。</w:t>
        </w:r>
      </w:ins>
      <w:del w:id="457" w:author="张人杰" w:date="2026-09-15T13:24:01Z">
        <w:r>
          <w:rPr>
            <w:rFonts w:hint="eastAsia" w:ascii="宋体" w:hAnsi="宋体" w:eastAsia="宋体" w:cs="宋体"/>
            <w:b w:val="0"/>
            <w:bCs w:val="0"/>
            <w:color w:val="auto"/>
            <w:kern w:val="0"/>
            <w:sz w:val="24"/>
            <w:szCs w:val="24"/>
            <w:highlight w:val="none"/>
            <w:shd w:val="clear" w:fill="FFFFFF"/>
            <w:lang w:val="en-US" w:eastAsia="zh-CN" w:bidi="ar"/>
          </w:rPr>
          <w:delText>仿真时间范围为2026年第12周至第22周，共11个自然周，覆盖去世前基线周、事件发生周、悼念退潮期和玩梗内容增长期。为在控制计算规模的同时保留现实事件的时序结构，模型从真实数据中按周抽取约250条帖子作为外部内容输入。抽样保留各周内容到达顺序及类别构成，使智能体面对与现实事件相对应的外部信息刺激。</w:delText>
        </w:r>
      </w:del>
    </w:p>
    <w:p w14:paraId="145EBE4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458" w:author="张人杰" w:date="2026-09-15T13:24:03Z"/>
          <w:rFonts w:hint="eastAsia" w:ascii="宋体" w:hAnsi="宋体" w:eastAsia="宋体" w:cs="宋体"/>
          <w:b w:val="0"/>
          <w:bCs w:val="0"/>
          <w:color w:val="auto"/>
          <w:kern w:val="0"/>
          <w:sz w:val="24"/>
          <w:szCs w:val="24"/>
          <w:highlight w:val="none"/>
          <w:shd w:val="clear" w:fill="FFFFFF"/>
          <w:lang w:val="en-US" w:eastAsia="zh-CN" w:bidi="ar"/>
        </w:rPr>
      </w:pPr>
    </w:p>
    <w:p w14:paraId="738F28F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模型设置100个固定类型智能体。智能体构成依据W12—W22窗口内真实发帖用户的主导内容类型确定，分别为借势营销型23人、事件悼念型22人、其他讨论型21人、梗文化型19人和教育观点型15人。每个智能体具有相对稳定的内容倾向、语言风格、信息兴趣和表达门槛。智能体类型在仿真期间保持不变，模型不模拟用户从悼念者转变为玩梗者等认知或身份转换，而是允许不同类型智能体在不同信息环境中选择发声或沉默。</w:t>
      </w:r>
    </w:p>
    <w:p w14:paraId="32C8FBC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这一设定</w:t>
      </w:r>
      <w:ins w:id="459" w:author="张人杰" w:date="2026-09-15T13:26:48Z">
        <w:r>
          <w:rPr>
            <w:rFonts w:hint="eastAsia" w:ascii="宋体" w:hAnsi="宋体" w:eastAsia="宋体" w:cs="宋体"/>
            <w:b w:val="0"/>
            <w:bCs w:val="0"/>
            <w:color w:val="auto"/>
            <w:kern w:val="0"/>
            <w:sz w:val="24"/>
            <w:szCs w:val="24"/>
            <w:highlight w:val="none"/>
            <w:shd w:val="clear" w:fill="FFFFFF"/>
            <w:lang w:val="en-US" w:eastAsia="zh-CN" w:bidi="ar"/>
          </w:rPr>
          <w:t>的前提是经过数据挖掘报告发现，约96%的用户在几个月内的发言倾向属于一个类别，仅4%的用户会发生类型转换。这也</w:t>
        </w:r>
      </w:ins>
      <w:r>
        <w:rPr>
          <w:rFonts w:hint="eastAsia" w:ascii="宋体" w:hAnsi="宋体" w:eastAsia="宋体" w:cs="宋体"/>
          <w:b w:val="0"/>
          <w:bCs w:val="0"/>
          <w:color w:val="auto"/>
          <w:kern w:val="0"/>
          <w:sz w:val="24"/>
          <w:szCs w:val="24"/>
          <w:highlight w:val="none"/>
          <w:shd w:val="clear" w:fill="FFFFFF"/>
          <w:lang w:val="en-US" w:eastAsia="zh-CN" w:bidi="ar"/>
        </w:rPr>
        <w:t>意味着，宏观表征的变化</w:t>
      </w:r>
      <w:ins w:id="460" w:author="张人杰" w:date="2026-09-15T13:28:28Z">
        <w:r>
          <w:rPr>
            <w:rFonts w:hint="eastAsia" w:ascii="宋体" w:hAnsi="宋体" w:eastAsia="宋体" w:cs="宋体"/>
            <w:b w:val="0"/>
            <w:bCs w:val="0"/>
            <w:color w:val="auto"/>
            <w:kern w:val="0"/>
            <w:sz w:val="24"/>
            <w:szCs w:val="24"/>
            <w:highlight w:val="none"/>
            <w:shd w:val="clear" w:fill="FFFFFF"/>
            <w:lang w:val="en-US" w:eastAsia="zh-CN" w:bidi="ar"/>
          </w:rPr>
          <w:t>很少</w:t>
        </w:r>
      </w:ins>
      <w:del w:id="461" w:author="张人杰" w:date="2026-09-15T13:28:27Z">
        <w:r>
          <w:rPr>
            <w:rFonts w:hint="eastAsia" w:ascii="宋体" w:hAnsi="宋体" w:eastAsia="宋体" w:cs="宋体"/>
            <w:b w:val="0"/>
            <w:bCs w:val="0"/>
            <w:color w:val="auto"/>
            <w:kern w:val="0"/>
            <w:sz w:val="24"/>
            <w:szCs w:val="24"/>
            <w:highlight w:val="none"/>
            <w:shd w:val="clear" w:fill="FFFFFF"/>
            <w:lang w:val="en-US" w:eastAsia="zh-CN" w:bidi="ar"/>
          </w:rPr>
          <w:delText>不</w:delText>
        </w:r>
      </w:del>
      <w:r>
        <w:rPr>
          <w:rFonts w:hint="eastAsia" w:ascii="宋体" w:hAnsi="宋体" w:eastAsia="宋体" w:cs="宋体"/>
          <w:b w:val="0"/>
          <w:bCs w:val="0"/>
          <w:color w:val="auto"/>
          <w:kern w:val="0"/>
          <w:sz w:val="24"/>
          <w:szCs w:val="24"/>
          <w:highlight w:val="none"/>
          <w:shd w:val="clear" w:fill="FFFFFF"/>
          <w:lang w:val="en-US" w:eastAsia="zh-CN" w:bidi="ar"/>
        </w:rPr>
        <w:t>依赖个体类型转换，而主要来自三种构成效应：不同群体的发言率发生变化、不同类型内容的供给比例发生变化，以及平台对不同内容的可见性配置发生变化。</w:t>
      </w:r>
    </w:p>
    <w:p w14:paraId="2C92531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2. 平台—用户交互过程</w:t>
      </w:r>
    </w:p>
    <w:p w14:paraId="734EC61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462" w:author="张人杰" w:date="2026-09-15T18:20:39Z"/>
          <w:rFonts w:hint="eastAsia" w:ascii="宋体" w:hAnsi="宋体" w:eastAsia="宋体" w:cs="宋体"/>
          <w:b w:val="0"/>
          <w:bCs w:val="0"/>
          <w:color w:val="auto"/>
          <w:kern w:val="0"/>
          <w:sz w:val="24"/>
          <w:szCs w:val="24"/>
          <w:highlight w:val="none"/>
          <w:shd w:val="clear" w:fill="FFFFFF"/>
          <w:lang w:val="en-US" w:eastAsia="zh-CN" w:bidi="ar"/>
        </w:rPr>
      </w:pPr>
      <w:del w:id="463" w:author="张人杰" w:date="2026-09-15T16:34:20Z">
        <w:r>
          <w:rPr>
            <w:rFonts w:hint="default" w:ascii="宋体" w:hAnsi="宋体" w:eastAsia="宋体" w:cs="宋体"/>
            <w:b w:val="0"/>
            <w:bCs w:val="0"/>
            <w:color w:val="auto"/>
            <w:kern w:val="0"/>
            <w:sz w:val="24"/>
            <w:szCs w:val="24"/>
            <w:highlight w:val="none"/>
            <w:shd w:val="clear" w:fill="FFFFFF"/>
            <w:lang w:val="en-US" w:eastAsia="zh-CN" w:bidi="ar"/>
          </w:rPr>
          <w:delText>每一</w:delText>
        </w:r>
      </w:del>
      <w:ins w:id="464" w:author="张人杰" w:date="2026-09-15T16:34:23Z">
        <w:r>
          <w:rPr>
            <w:rFonts w:hint="eastAsia" w:ascii="宋体" w:hAnsi="宋体" w:eastAsia="宋体" w:cs="宋体"/>
            <w:b w:val="0"/>
            <w:bCs w:val="0"/>
            <w:color w:val="auto"/>
            <w:kern w:val="0"/>
            <w:sz w:val="24"/>
            <w:szCs w:val="24"/>
            <w:highlight w:val="none"/>
            <w:shd w:val="clear" w:fill="FFFFFF"/>
            <w:lang w:val="en-US" w:eastAsia="zh-CN" w:bidi="ar"/>
          </w:rPr>
          <w:t>每一轮</w:t>
        </w:r>
      </w:ins>
      <w:r>
        <w:rPr>
          <w:rFonts w:hint="eastAsia" w:ascii="宋体" w:hAnsi="宋体" w:eastAsia="宋体" w:cs="宋体"/>
          <w:b w:val="0"/>
          <w:bCs w:val="0"/>
          <w:color w:val="auto"/>
          <w:kern w:val="0"/>
          <w:sz w:val="24"/>
          <w:szCs w:val="24"/>
          <w:highlight w:val="none"/>
          <w:shd w:val="clear" w:fill="FFFFFF"/>
          <w:lang w:val="en-US" w:eastAsia="zh-CN" w:bidi="ar"/>
        </w:rPr>
        <w:t>仿真周期依次经历现实帖子注入、个体信息流生成、用户感知与表达决策、内容回流四个环节。</w:t>
      </w:r>
    </w:p>
    <w:p w14:paraId="2EBBFA2B">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Change w:id="465" w:author="张人杰" w:date="2026-09-15T18:20:39Z">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pPr>
        </w:pPrChange>
      </w:pPr>
      <w:r>
        <w:rPr>
          <w:rFonts w:hint="eastAsia" w:ascii="宋体" w:hAnsi="宋体" w:eastAsia="宋体" w:cs="宋体"/>
          <w:b w:val="0"/>
          <w:bCs w:val="0"/>
          <w:color w:val="auto"/>
          <w:kern w:val="0"/>
          <w:sz w:val="24"/>
          <w:szCs w:val="24"/>
          <w:highlight w:val="none"/>
          <w:shd w:val="clear" w:fill="FFFFFF"/>
          <w:lang w:val="en-US" w:eastAsia="zh-CN" w:bidi="ar"/>
        </w:rPr>
        <w:t>环境按现实时间将外部帖子注入公共内容池，平台依</w:t>
      </w:r>
      <w:del w:id="466" w:author="张人杰" w:date="2026-09-15T16:34:47Z">
        <w:r>
          <w:rPr>
            <w:rFonts w:hint="default" w:ascii="宋体" w:hAnsi="宋体" w:eastAsia="宋体" w:cs="宋体"/>
            <w:b w:val="0"/>
            <w:bCs w:val="0"/>
            <w:color w:val="auto"/>
            <w:kern w:val="0"/>
            <w:sz w:val="24"/>
            <w:szCs w:val="24"/>
            <w:highlight w:val="none"/>
            <w:shd w:val="clear" w:fill="FFFFFF"/>
            <w:lang w:val="en-US" w:eastAsia="zh-CN" w:bidi="ar"/>
          </w:rPr>
          <w:delText>实验条件</w:delText>
        </w:r>
      </w:del>
      <w:ins w:id="467" w:author="张人杰" w:date="2026-09-15T16:34:50Z">
        <w:r>
          <w:rPr>
            <w:rFonts w:hint="eastAsia" w:ascii="宋体" w:hAnsi="宋体" w:eastAsia="宋体" w:cs="宋体"/>
            <w:b w:val="0"/>
            <w:bCs w:val="0"/>
            <w:color w:val="auto"/>
            <w:kern w:val="0"/>
            <w:sz w:val="24"/>
            <w:szCs w:val="24"/>
            <w:highlight w:val="none"/>
            <w:shd w:val="clear" w:fill="FFFFFF"/>
            <w:lang w:val="en-US" w:eastAsia="zh-CN" w:bidi="ar"/>
          </w:rPr>
          <w:t>策展制度</w:t>
        </w:r>
      </w:ins>
      <w:r>
        <w:rPr>
          <w:rFonts w:hint="eastAsia" w:ascii="宋体" w:hAnsi="宋体" w:eastAsia="宋体" w:cs="宋体"/>
          <w:b w:val="0"/>
          <w:bCs w:val="0"/>
          <w:color w:val="auto"/>
          <w:kern w:val="0"/>
          <w:sz w:val="24"/>
          <w:szCs w:val="24"/>
          <w:highlight w:val="none"/>
          <w:shd w:val="clear" w:fill="FFFFFF"/>
          <w:lang w:val="en-US" w:eastAsia="zh-CN" w:bidi="ar"/>
        </w:rPr>
        <w:t>为每个智能体生成10条帖文的信息流；智能体据此更新同类内容可见度与累积曝光，并由</w:t>
      </w:r>
      <w:del w:id="468" w:author="张人杰" w:date="2026-09-15T16:35:09Z">
        <w:r>
          <w:rPr>
            <w:rFonts w:hint="default" w:ascii="宋体" w:hAnsi="宋体" w:eastAsia="宋体" w:cs="宋体"/>
            <w:b w:val="0"/>
            <w:bCs w:val="0"/>
            <w:color w:val="auto"/>
            <w:kern w:val="0"/>
            <w:sz w:val="24"/>
            <w:szCs w:val="24"/>
            <w:highlight w:val="none"/>
            <w:shd w:val="clear" w:fill="FFFFFF"/>
            <w:lang w:val="en-US" w:eastAsia="zh-CN" w:bidi="ar"/>
          </w:rPr>
          <w:delText>表达效用</w:delText>
        </w:r>
      </w:del>
      <w:ins w:id="469" w:author="张人杰" w:date="2026-09-15T16:35:11Z">
        <w:r>
          <w:rPr>
            <w:rFonts w:hint="eastAsia" w:ascii="宋体" w:hAnsi="宋体" w:eastAsia="宋体" w:cs="宋体"/>
            <w:b w:val="0"/>
            <w:bCs w:val="0"/>
            <w:color w:val="auto"/>
            <w:kern w:val="0"/>
            <w:sz w:val="24"/>
            <w:szCs w:val="24"/>
            <w:highlight w:val="none"/>
            <w:shd w:val="clear" w:fill="FFFFFF"/>
            <w:lang w:val="en-US" w:eastAsia="zh-CN" w:bidi="ar"/>
          </w:rPr>
          <w:t>表达决策模型</w:t>
        </w:r>
      </w:ins>
      <w:r>
        <w:rPr>
          <w:rFonts w:hint="eastAsia" w:ascii="宋体" w:hAnsi="宋体" w:eastAsia="宋体" w:cs="宋体"/>
          <w:b w:val="0"/>
          <w:bCs w:val="0"/>
          <w:color w:val="auto"/>
          <w:kern w:val="0"/>
          <w:sz w:val="24"/>
          <w:szCs w:val="24"/>
          <w:highlight w:val="none"/>
          <w:shd w:val="clear" w:fill="FFFFFF"/>
          <w:lang w:val="en-US" w:eastAsia="zh-CN" w:bidi="ar"/>
        </w:rPr>
        <w:t>决定发声或沉默。发声者生成的内容回到公共内容池，成为后续周期的可分发对象。</w:t>
      </w:r>
    </w:p>
    <w:p w14:paraId="0B488E8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这一过程可以概括为：</w:t>
      </w:r>
    </w:p>
    <w:p w14:paraId="7140817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m:oMathPara>
        <m:oMath>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P</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sub>
          </m:sSub>
          <m:limUpp>
            <m:limUpp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UppPr>
            <m:e>
              <m:r>
                <m:rPr>
                  <m:sty m:val="p"/>
                </m:rPr>
                <w:rPr>
                  <w:rFonts w:hint="default" w:ascii="DejaVu Math TeX Gyre" w:hAnsi="DejaVu Math TeX Gyre" w:eastAsia="宋体" w:cs="宋体"/>
                  <w:color w:val="auto"/>
                  <w:kern w:val="0"/>
                  <w:sz w:val="24"/>
                  <w:szCs w:val="24"/>
                  <w:highlight w:val="none"/>
                  <w:shd w:val="clear" w:fill="FFFFFF"/>
                  <w:lang w:val="en-US" w:eastAsia="zh-CN" w:bidi="ar"/>
                </w:rPr>
                <m: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lim>
              <m:r>
                <m:rPr>
                  <m:sty m:val="p"/>
                </m:rPr>
                <w:rPr>
                  <w:rFonts w:hint="default" w:ascii="DejaVu Math TeX Gyre" w:hAnsi="DejaVu Math TeX Gyre" w:eastAsia="宋体" w:cs="宋体"/>
                  <w:color w:val="auto"/>
                  <w:kern w:val="0"/>
                  <w:sz w:val="24"/>
                  <w:szCs w:val="24"/>
                  <w:highlight w:val="none"/>
                  <w:shd w:val="clear" w:fill="FFFFFF"/>
                  <w:lang w:val="en-US" w:eastAsia="zh-CN" w:bidi="ar"/>
                </w:rPr>
                <m:t>Γ</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lim>
          </m:limUpp>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F</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it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sub>
          </m:sSub>
          <m:limUpp>
            <m:limUpp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UppPr>
            <m:e>
              <m:r>
                <m:rPr>
                  <m:sty m:val="p"/>
                </m:rPr>
                <w:rPr>
                  <w:rFonts w:hint="default" w:ascii="DejaVu Math TeX Gyre" w:hAnsi="DejaVu Math TeX Gyre" w:eastAsia="宋体" w:cs="宋体"/>
                  <w:color w:val="auto"/>
                  <w:kern w:val="0"/>
                  <w:sz w:val="24"/>
                  <w:szCs w:val="24"/>
                  <w:highlight w:val="none"/>
                  <w:shd w:val="clear" w:fill="FFFFFF"/>
                  <w:lang w:val="en-US" w:eastAsia="zh-CN" w:bidi="ar"/>
                </w:rPr>
                <m: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lim>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U</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it</m:t>
                  </m:r>
                  <m:ctrlPr>
                    <w:rPr>
                      <w:rFonts w:hint="eastAsia" w:ascii="DejaVu Math TeX Gyre" w:hAnsi="DejaVu Math TeX Gyre" w:eastAsia="宋体" w:cs="宋体"/>
                      <w:b w:val="0"/>
                      <w:bCs w:val="0"/>
                      <w:color w:val="auto"/>
                      <w:kern w:val="0"/>
                      <w:sz w:val="24"/>
                      <w:szCs w:val="24"/>
                      <w:highlight w:val="none"/>
                      <w:shd w:val="clear" w:fill="FFFFFF"/>
                      <w:lang w:val="en-US" w:eastAsia="zh-CN" w:bidi="ar"/>
                    </w:rPr>
                  </m:ctrlPr>
                </m:sub>
              </m:sSub>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
          </m:limUpp>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X</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it</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ub>
          </m:sSub>
          <m:limUpp>
            <m:limUpp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UppPr>
            <m:e>
              <m:r>
                <m:rPr>
                  <m:sty m:val="p"/>
                </m:rPr>
                <w:rPr>
                  <w:rFonts w:hint="default" w:ascii="DejaVu Math TeX Gyre" w:hAnsi="DejaVu Math TeX Gyre" w:eastAsia="宋体" w:cs="宋体"/>
                  <w:color w:val="auto"/>
                  <w:kern w:val="0"/>
                  <w:sz w:val="24"/>
                  <w:szCs w:val="24"/>
                  <w:highlight w:val="none"/>
                  <w:shd w:val="clear" w:fill="FFFFFF"/>
                  <w:lang w:val="en-US" w:eastAsia="zh-CN" w:bidi="ar"/>
                </w:rPr>
                <m:t>⟶</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e>
            <m:lim>
              <m:r>
                <m:rPr>
                  <m:sty m:val="p"/>
                </m:rPr>
                <w:rPr>
                  <w:rFonts w:hint="default" w:ascii="DejaVu Math TeX Gyre" w:hAnsi="DejaVu Math TeX Gyre" w:eastAsia="宋体" w:cs="宋体"/>
                  <w:color w:val="auto"/>
                  <w:kern w:val="0"/>
                  <w:sz w:val="24"/>
                  <w:szCs w:val="24"/>
                  <w:highlight w:val="none"/>
                  <w:shd w:val="clear" w:fill="FFFFFF"/>
                  <w:lang w:val="en-US" w:eastAsia="zh-CN" w:bidi="ar"/>
                </w:rPr>
                <m:t>词表约束生成</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lim>
          </m:limUpp>
          <m:sSub>
            <m:sSubP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SubPr>
            <m:e>
              <m:r>
                <m:rPr>
                  <m:sty m:val="p"/>
                </m:rPr>
                <w:rPr>
                  <w:rFonts w:hint="default" w:ascii="DejaVu Math TeX Gyre" w:hAnsi="DejaVu Math TeX Gyre" w:eastAsia="宋体" w:cs="宋体"/>
                  <w:color w:val="auto"/>
                  <w:kern w:val="0"/>
                  <w:sz w:val="24"/>
                  <w:szCs w:val="24"/>
                  <w:highlight w:val="none"/>
                  <w:shd w:val="clear" w:fill="FFFFFF"/>
                  <w:lang w:val="en-US" w:eastAsia="zh-CN" w:bidi="ar"/>
                </w:rPr>
                <m:t>P</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e>
            <m:sub>
              <m:r>
                <m:rPr>
                  <m:sty m:val="p"/>
                </m:rPr>
                <w:rPr>
                  <w:rFonts w:hint="default" w:ascii="DejaVu Math TeX Gyre" w:hAnsi="DejaVu Math TeX Gyre" w:eastAsia="宋体" w:cs="宋体"/>
                  <w:color w:val="auto"/>
                  <w:kern w:val="0"/>
                  <w:sz w:val="24"/>
                  <w:szCs w:val="24"/>
                  <w:highlight w:val="none"/>
                  <w:shd w:val="clear" w:fill="FFFFFF"/>
                  <w:lang w:val="en-US" w:eastAsia="zh-CN" w:bidi="ar"/>
                </w:rPr>
                <m:t>t+1</m:t>
              </m:r>
              <m:ctrlPr>
                <w:rPr>
                  <w:rFonts w:hint="default" w:ascii="DejaVu Math TeX Gyre" w:hAnsi="DejaVu Math TeX Gyre" w:eastAsia="宋体" w:cs="宋体"/>
                  <w:b w:val="0"/>
                  <w:bCs w:val="0"/>
                  <w:color w:val="auto"/>
                  <w:kern w:val="0"/>
                  <w:sz w:val="24"/>
                  <w:szCs w:val="24"/>
                  <w:highlight w:val="none"/>
                  <w:shd w:val="clear" w:fill="FFFFFF"/>
                  <w:lang w:val="en-US" w:eastAsia="zh-CN" w:bidi="ar"/>
                </w:rPr>
              </m:ctrlPr>
            </m:sub>
          </m:sSub>
        </m:oMath>
      </m:oMathPara>
    </w:p>
    <w:p w14:paraId="1F6515B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表示时期</w:t>
      </w:r>
      <m:oMath>
        <m:r>
          <m:rPr/>
          <w:rPr>
            <w:rFonts w:hint="default" w:ascii="DejaVu Math TeX Gyre" w:hAnsi="DejaVu Math TeX Gyre" w:eastAsia="宋体"/>
            <w:sz w:val="24"/>
          </w:rPr>
          <m:t>t</m:t>
        </m:r>
      </m:oMath>
      <w:r>
        <w:rPr>
          <w:rFonts w:hint="eastAsia" w:ascii="宋体" w:hAnsi="宋体" w:eastAsia="宋体" w:cs="宋体"/>
          <w:b w:val="0"/>
          <w:bCs w:val="0"/>
          <w:color w:val="auto"/>
          <w:kern w:val="0"/>
          <w:sz w:val="24"/>
          <w:szCs w:val="24"/>
          <w:highlight w:val="none"/>
          <w:shd w:val="clear" w:fill="FFFFFF"/>
          <w:lang w:val="en-US" w:eastAsia="zh-CN" w:bidi="ar"/>
        </w:rPr>
        <w:t>的公共内容池，</w:t>
      </w:r>
      <m:oMath>
        <m:r>
          <m:rPr>
            <m:sty m:val="p"/>
          </m:rPr>
          <w:rPr>
            <w:rFonts w:hint="default" w:ascii="DejaVu Math TeX Gyre" w:hAnsi="DejaVu Math TeX Gyre" w:eastAsia="宋体"/>
            <w:sz w:val="24"/>
          </w:rPr>
          <m:t>Γ</m:t>
        </m:r>
      </m:oMath>
      <w:r>
        <w:rPr>
          <w:rFonts w:hint="eastAsia" w:ascii="宋体" w:hAnsi="宋体" w:eastAsia="宋体" w:cs="宋体"/>
          <w:b w:val="0"/>
          <w:bCs w:val="0"/>
          <w:color w:val="auto"/>
          <w:kern w:val="0"/>
          <w:sz w:val="24"/>
          <w:szCs w:val="24"/>
          <w:highlight w:val="none"/>
          <w:shd w:val="clear" w:fill="FFFFFF"/>
          <w:lang w:val="en-US" w:eastAsia="zh-CN" w:bidi="ar"/>
        </w:rPr>
        <w:t>表示平台的</w:t>
      </w:r>
      <w:del w:id="470" w:author="张人杰" w:date="2026-09-15T16:35:27Z">
        <w:r>
          <w:rPr>
            <w:rFonts w:hint="default" w:ascii="宋体" w:hAnsi="宋体" w:eastAsia="宋体" w:cs="宋体"/>
            <w:b w:val="0"/>
            <w:bCs w:val="0"/>
            <w:color w:val="auto"/>
            <w:kern w:val="0"/>
            <w:sz w:val="24"/>
            <w:szCs w:val="24"/>
            <w:highlight w:val="none"/>
            <w:shd w:val="clear" w:fill="FFFFFF"/>
            <w:lang w:val="en-US" w:eastAsia="zh-CN" w:bidi="ar"/>
          </w:rPr>
          <w:delText>信息流生成</w:delText>
        </w:r>
      </w:del>
      <w:ins w:id="471" w:author="张人杰" w:date="2026-09-15T16:35:29Z">
        <w:r>
          <w:rPr>
            <w:rFonts w:hint="eastAsia" w:ascii="宋体" w:hAnsi="宋体" w:eastAsia="宋体" w:cs="宋体"/>
            <w:b w:val="0"/>
            <w:bCs w:val="0"/>
            <w:color w:val="auto"/>
            <w:kern w:val="0"/>
            <w:sz w:val="24"/>
            <w:szCs w:val="24"/>
            <w:highlight w:val="none"/>
            <w:shd w:val="clear" w:fill="FFFFFF"/>
            <w:lang w:val="en-US" w:eastAsia="zh-CN" w:bidi="ar"/>
          </w:rPr>
          <w:t>策展</w:t>
        </w:r>
      </w:ins>
      <w:r>
        <w:rPr>
          <w:rFonts w:hint="eastAsia" w:ascii="宋体" w:hAnsi="宋体" w:eastAsia="宋体" w:cs="宋体"/>
          <w:b w:val="0"/>
          <w:bCs w:val="0"/>
          <w:color w:val="auto"/>
          <w:kern w:val="0"/>
          <w:sz w:val="24"/>
          <w:szCs w:val="24"/>
          <w:highlight w:val="none"/>
          <w:shd w:val="clear" w:fill="FFFFFF"/>
          <w:lang w:val="en-US" w:eastAsia="zh-CN" w:bidi="ar"/>
        </w:rPr>
        <w:t>制度，</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表示智能体</w:t>
      </w:r>
      <m:oMath>
        <m:r>
          <m:rPr/>
          <w:rPr>
            <w:rFonts w:hint="default" w:ascii="DejaVu Math TeX Gyre" w:hAnsi="DejaVu Math TeX Gyre" w:eastAsia="宋体"/>
            <w:sz w:val="24"/>
          </w:rPr>
          <m:t>i</m:t>
        </m:r>
      </m:oMath>
      <w:r>
        <w:rPr>
          <w:rFonts w:hint="eastAsia" w:ascii="宋体" w:hAnsi="宋体" w:eastAsia="宋体" w:cs="宋体"/>
          <w:b w:val="0"/>
          <w:bCs w:val="0"/>
          <w:color w:val="auto"/>
          <w:kern w:val="0"/>
          <w:sz w:val="24"/>
          <w:szCs w:val="24"/>
          <w:highlight w:val="none"/>
          <w:shd w:val="clear" w:fill="FFFFFF"/>
          <w:lang w:val="en-US" w:eastAsia="zh-CN" w:bidi="ar"/>
        </w:rPr>
        <w:t>当期所见的信息流，</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表示其表达效用，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表示发声或沉默的行为结果。</w:t>
      </w:r>
    </w:p>
    <w:p w14:paraId="7892825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0" w:firstLineChars="0"/>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（1）平台策展制度Γ</w:t>
      </w:r>
      <w:del w:id="472" w:author="张人杰" w:date="2026-09-15T16:35:32Z">
        <w:r>
          <w:rPr>
            <w:rFonts w:hint="eastAsia" w:ascii="宋体" w:hAnsi="宋体" w:eastAsia="宋体" w:cs="宋体"/>
            <w:b/>
            <w:bCs/>
            <w:color w:val="auto"/>
            <w:kern w:val="0"/>
            <w:sz w:val="24"/>
            <w:szCs w:val="24"/>
            <w:highlight w:val="none"/>
            <w:shd w:val="clear" w:fill="FFFFFF"/>
            <w:lang w:val="en-US" w:eastAsia="zh-CN" w:bidi="ar"/>
          </w:rPr>
          <w:delText>（信息流生成制度）</w:delText>
        </w:r>
      </w:del>
    </w:p>
    <w:p w14:paraId="23C92004">
      <w:pPr>
        <w:widowControl/>
        <w:shd w:val="clear" w:fill="FFFFFF"/>
        <w:spacing w:line="400" w:lineRule="exact"/>
        <w:ind w:firstLine="480" w:firstLineChars="200"/>
        <w:jc w:val="left"/>
        <w:rPr>
          <w:rFonts w:hint="eastAsia" w:ascii="宋体" w:hAnsi="宋体" w:eastAsia="宋体" w:cs="宋体"/>
          <w:color w:val="auto"/>
          <w:kern w:val="0"/>
          <w:sz w:val="24"/>
          <w:highlight w:val="none"/>
          <w:shd w:val="clear" w:fill="FFFFFF"/>
          <w:lang w:bidi="ar"/>
        </w:rPr>
      </w:pPr>
      <w:r>
        <w:rPr>
          <w:rFonts w:hint="eastAsia" w:ascii="宋体" w:hAnsi="宋体" w:eastAsia="宋体" w:cs="宋体"/>
          <w:color w:val="auto"/>
          <w:kern w:val="0"/>
          <w:sz w:val="24"/>
          <w:highlight w:val="none"/>
          <w:shd w:val="clear" w:fill="FFFFFF"/>
          <w:lang w:bidi="ar"/>
        </w:rPr>
        <w:t>这里的</w:t>
      </w:r>
      <m:oMath>
        <m:r>
          <m:rPr>
            <m:sty m:val="p"/>
          </m:rPr>
          <w:rPr>
            <w:rFonts w:hint="eastAsia" w:ascii="DejaVu Math TeX Gyre" w:hAnsi="DejaVu Math TeX Gyre" w:eastAsia="宋体" w:cs="宋体"/>
            <w:color w:val="auto"/>
            <w:kern w:val="0"/>
            <w:sz w:val="24"/>
            <w:highlight w:val="none"/>
            <w:shd w:val="clear" w:fill="FFFFFF"/>
            <w:lang w:bidi="ar"/>
          </w:rPr>
          <m:t>Γ</m:t>
        </m:r>
      </m:oMath>
      <w:r>
        <w:rPr>
          <w:rFonts w:hint="eastAsia" w:ascii="宋体" w:hAnsi="宋体" w:eastAsia="宋体" w:cs="宋体"/>
          <w:color w:val="auto"/>
          <w:kern w:val="0"/>
          <w:sz w:val="24"/>
          <w:highlight w:val="none"/>
          <w:shd w:val="clear" w:fill="FFFFFF"/>
          <w:lang w:bidi="ar"/>
        </w:rPr>
        <w:t>表示平台将时期t的公共内容池</w:t>
      </w:r>
      <m:oMath>
        <m:sSub>
          <m:sSubPr>
            <m:ctrlPr>
              <w:rPr>
                <w:rFonts w:hint="eastAsia" w:ascii="DejaVu Math TeX Gyre" w:hAnsi="DejaVu Math TeX Gyre" w:eastAsia="宋体" w:cs="宋体"/>
                <w:color w:val="auto"/>
                <w:kern w:val="0"/>
                <w:sz w:val="24"/>
                <w:highlight w:val="none"/>
                <w:shd w:val="clear" w:fill="FFFFFF"/>
                <w:lang w:bidi="ar"/>
              </w:rPr>
            </m:ctrlPr>
          </m:sSubPr>
          <m:e>
            <m:r>
              <m:rPr>
                <m:sty m:val="p"/>
              </m:rPr>
              <w:rPr>
                <w:rFonts w:hint="eastAsia" w:ascii="DejaVu Math TeX Gyre" w:hAnsi="DejaVu Math TeX Gyre" w:eastAsia="宋体" w:cs="宋体"/>
                <w:color w:val="auto"/>
                <w:kern w:val="0"/>
                <w:sz w:val="24"/>
                <w:highlight w:val="none"/>
                <w:shd w:val="clear" w:fill="FFFFFF"/>
                <w:lang w:bidi="ar"/>
              </w:rPr>
              <m:t>P</m:t>
            </m:r>
            <m:ctrlPr>
              <w:rPr>
                <w:rFonts w:hint="eastAsia" w:ascii="DejaVu Math TeX Gyre" w:hAnsi="DejaVu Math TeX Gyre" w:eastAsia="宋体" w:cs="宋体"/>
                <w:color w:val="auto"/>
                <w:kern w:val="0"/>
                <w:sz w:val="24"/>
                <w:highlight w:val="none"/>
                <w:shd w:val="clear" w:fill="FFFFFF"/>
                <w:lang w:bidi="ar"/>
              </w:rPr>
            </m:ctrlPr>
          </m:e>
          <m:sub>
            <m:r>
              <m:rPr>
                <m:sty m:val="p"/>
              </m:rPr>
              <w:rPr>
                <w:rFonts w:hint="eastAsia" w:ascii="DejaVu Math TeX Gyre" w:hAnsi="DejaVu Math TeX Gyre" w:eastAsia="宋体" w:cs="宋体"/>
                <w:color w:val="auto"/>
                <w:kern w:val="0"/>
                <w:sz w:val="24"/>
                <w:highlight w:val="none"/>
                <w:shd w:val="clear" w:fill="FFFFFF"/>
                <w:lang w:bidi="ar"/>
              </w:rPr>
              <m:t>t</m:t>
            </m:r>
            <m:ctrlPr>
              <w:rPr>
                <w:rFonts w:hint="eastAsia" w:ascii="DejaVu Math TeX Gyre" w:hAnsi="DejaVu Math TeX Gyre" w:eastAsia="宋体" w:cs="宋体"/>
                <w:color w:val="auto"/>
                <w:kern w:val="0"/>
                <w:sz w:val="24"/>
                <w:highlight w:val="none"/>
                <w:shd w:val="clear" w:fill="FFFFFF"/>
                <w:lang w:bidi="ar"/>
              </w:rPr>
            </m:ctrlPr>
          </m:sub>
        </m:sSub>
      </m:oMath>
      <w:r>
        <w:rPr>
          <w:rFonts w:hint="eastAsia" w:ascii="宋体" w:hAnsi="宋体" w:eastAsia="宋体" w:cs="宋体"/>
          <w:color w:val="auto"/>
          <w:kern w:val="0"/>
          <w:sz w:val="24"/>
          <w:highlight w:val="none"/>
          <w:shd w:val="clear" w:fill="FFFFFF"/>
          <w:lang w:bidi="ar"/>
        </w:rPr>
        <w:t>组织为智能体i当期信息流</w:t>
      </w:r>
      <m:oMath>
        <m:sSub>
          <m:sSubPr>
            <m:ctrlPr>
              <w:rPr>
                <w:rFonts w:hint="eastAsia" w:ascii="DejaVu Math TeX Gyre" w:hAnsi="DejaVu Math TeX Gyre" w:eastAsia="宋体" w:cs="宋体"/>
                <w:color w:val="auto"/>
                <w:kern w:val="0"/>
                <w:sz w:val="24"/>
                <w:highlight w:val="none"/>
                <w:shd w:val="clear" w:fill="FFFFFF"/>
                <w:lang w:bidi="ar"/>
              </w:rPr>
            </m:ctrlPr>
          </m:sSubPr>
          <m:e>
            <m:r>
              <m:rPr>
                <m:sty m:val="p"/>
              </m:rPr>
              <w:rPr>
                <w:rFonts w:hint="eastAsia" w:ascii="DejaVu Math TeX Gyre" w:hAnsi="DejaVu Math TeX Gyre" w:eastAsia="宋体" w:cs="宋体"/>
                <w:color w:val="auto"/>
                <w:kern w:val="0"/>
                <w:sz w:val="24"/>
                <w:highlight w:val="none"/>
                <w:shd w:val="clear" w:fill="FFFFFF"/>
                <w:lang w:bidi="ar"/>
              </w:rPr>
              <m:t>F</m:t>
            </m:r>
            <m:ctrlPr>
              <w:rPr>
                <w:rFonts w:hint="eastAsia" w:ascii="DejaVu Math TeX Gyre" w:hAnsi="DejaVu Math TeX Gyre" w:eastAsia="宋体" w:cs="宋体"/>
                <w:color w:val="auto"/>
                <w:kern w:val="0"/>
                <w:sz w:val="24"/>
                <w:highlight w:val="none"/>
                <w:shd w:val="clear" w:fill="FFFFFF"/>
                <w:lang w:bidi="ar"/>
              </w:rPr>
            </m:ctrlPr>
          </m:e>
          <m:sub>
            <m:r>
              <m:rPr>
                <m:sty m:val="p"/>
              </m:rPr>
              <w:rPr>
                <w:rFonts w:hint="eastAsia" w:ascii="DejaVu Math TeX Gyre" w:hAnsi="DejaVu Math TeX Gyre" w:eastAsia="宋体" w:cs="宋体"/>
                <w:color w:val="auto"/>
                <w:kern w:val="0"/>
                <w:sz w:val="24"/>
                <w:highlight w:val="none"/>
                <w:shd w:val="clear" w:fill="FFFFFF"/>
                <w:lang w:bidi="ar"/>
              </w:rPr>
              <m:t>it</m:t>
            </m:r>
            <m:ctrlPr>
              <w:rPr>
                <w:rFonts w:hint="eastAsia" w:ascii="DejaVu Math TeX Gyre" w:hAnsi="DejaVu Math TeX Gyre" w:eastAsia="宋体" w:cs="宋体"/>
                <w:color w:val="auto"/>
                <w:kern w:val="0"/>
                <w:sz w:val="24"/>
                <w:highlight w:val="none"/>
                <w:shd w:val="clear" w:fill="FFFFFF"/>
                <w:lang w:bidi="ar"/>
              </w:rPr>
            </m:ctrlPr>
          </m:sub>
        </m:sSub>
      </m:oMath>
      <w:r>
        <w:rPr>
          <w:rFonts w:hint="eastAsia" w:ascii="宋体" w:hAnsi="宋体" w:eastAsia="宋体" w:cs="宋体"/>
          <w:color w:val="auto"/>
          <w:kern w:val="0"/>
          <w:sz w:val="24"/>
          <w:highlight w:val="none"/>
          <w:shd w:val="clear" w:fill="FFFFFF"/>
          <w:lang w:bidi="ar"/>
        </w:rPr>
        <w:t>的规则，而非大语言模型的文本生成。平台先从当期可用内容中确定候选池，再按实验条件为每个智能体配置10条帖文：全历史随机制度从截至当期的全部帖文中均匀无放回抽样；时序制度读取行动时点前最新发布的帖文；兴趣制度依据智能体固定类型与帖文正文倾向分的匹配程度进行比例抽样，不引入帖子热度。三种制度共享相同的智能体、现实输入和U模型，各设置3个随机种子，同一随机种子跨制度匹配注入样本。改变</w:t>
      </w:r>
      <m:oMath>
        <m:r>
          <m:rPr>
            <m:sty m:val="p"/>
          </m:rPr>
          <w:rPr>
            <w:rFonts w:hint="eastAsia" w:ascii="DejaVu Math TeX Gyre" w:hAnsi="DejaVu Math TeX Gyre" w:eastAsia="宋体" w:cs="宋体"/>
            <w:color w:val="auto"/>
            <w:kern w:val="0"/>
            <w:sz w:val="24"/>
            <w:highlight w:val="none"/>
            <w:shd w:val="clear" w:fill="FFFFFF"/>
            <w:lang w:bidi="ar"/>
          </w:rPr>
          <m:t>Γ</m:t>
        </m:r>
      </m:oMath>
      <w:r>
        <w:rPr>
          <w:rFonts w:hint="eastAsia" w:ascii="宋体" w:hAnsi="宋体" w:eastAsia="宋体" w:cs="宋体"/>
          <w:color w:val="auto"/>
          <w:kern w:val="0"/>
          <w:sz w:val="24"/>
          <w:highlight w:val="none"/>
          <w:shd w:val="clear" w:fill="FFFFFF"/>
          <w:lang w:bidi="ar"/>
        </w:rPr>
        <w:t>即改变用户发言前“看见什么”，并通过同类内容的可见份额与累积曝光进入</w:t>
      </w:r>
      <m:oMath>
        <m:sSub>
          <m:sSubPr>
            <m:ctrlPr>
              <w:rPr>
                <w:rFonts w:hint="eastAsia" w:ascii="DejaVu Math TeX Gyre" w:hAnsi="DejaVu Math TeX Gyre" w:eastAsia="宋体" w:cs="宋体"/>
                <w:color w:val="auto"/>
                <w:kern w:val="0"/>
                <w:sz w:val="24"/>
                <w:highlight w:val="none"/>
                <w:shd w:val="clear" w:fill="FFFFFF"/>
                <w:lang w:bidi="ar"/>
              </w:rPr>
            </m:ctrlPr>
          </m:sSubPr>
          <m:e>
            <m:r>
              <m:rPr>
                <m:sty m:val="p"/>
              </m:rPr>
              <w:rPr>
                <w:rFonts w:hint="eastAsia" w:ascii="DejaVu Math TeX Gyre" w:hAnsi="DejaVu Math TeX Gyre" w:eastAsia="宋体" w:cs="宋体"/>
                <w:color w:val="auto"/>
                <w:kern w:val="0"/>
                <w:sz w:val="24"/>
                <w:highlight w:val="none"/>
                <w:shd w:val="clear" w:fill="FFFFFF"/>
                <w:lang w:bidi="ar"/>
              </w:rPr>
              <m:t>U</m:t>
            </m:r>
            <m:ctrlPr>
              <w:rPr>
                <w:rFonts w:hint="eastAsia" w:ascii="DejaVu Math TeX Gyre" w:hAnsi="DejaVu Math TeX Gyre" w:eastAsia="宋体" w:cs="宋体"/>
                <w:color w:val="auto"/>
                <w:kern w:val="0"/>
                <w:sz w:val="24"/>
                <w:highlight w:val="none"/>
                <w:shd w:val="clear" w:fill="FFFFFF"/>
                <w:lang w:bidi="ar"/>
              </w:rPr>
            </m:ctrlPr>
          </m:e>
          <m:sub>
            <m:r>
              <m:rPr>
                <m:sty m:val="p"/>
              </m:rPr>
              <w:rPr>
                <w:rFonts w:hint="eastAsia" w:ascii="DejaVu Math TeX Gyre" w:hAnsi="DejaVu Math TeX Gyre" w:eastAsia="宋体" w:cs="宋体"/>
                <w:color w:val="auto"/>
                <w:kern w:val="0"/>
                <w:sz w:val="24"/>
                <w:highlight w:val="none"/>
                <w:shd w:val="clear" w:fill="FFFFFF"/>
                <w:lang w:bidi="ar"/>
              </w:rPr>
              <m:t>it</m:t>
            </m:r>
            <m:ctrlPr>
              <w:rPr>
                <w:rFonts w:hint="eastAsia" w:ascii="DejaVu Math TeX Gyre" w:hAnsi="DejaVu Math TeX Gyre" w:eastAsia="宋体" w:cs="宋体"/>
                <w:color w:val="auto"/>
                <w:kern w:val="0"/>
                <w:sz w:val="24"/>
                <w:highlight w:val="none"/>
                <w:shd w:val="clear" w:fill="FFFFFF"/>
                <w:lang w:bidi="ar"/>
              </w:rPr>
            </m:ctrlPr>
          </m:sub>
        </m:sSub>
      </m:oMath>
      <w:r>
        <w:rPr>
          <w:rFonts w:hint="eastAsia" w:ascii="宋体" w:hAnsi="宋体" w:eastAsia="宋体" w:cs="宋体"/>
          <w:color w:val="auto"/>
          <w:kern w:val="0"/>
          <w:sz w:val="24"/>
          <w:highlight w:val="none"/>
          <w:shd w:val="clear" w:fill="FFFFFF"/>
          <w:lang w:bidi="ar"/>
        </w:rPr>
        <w:t>的计算。</w:t>
      </w:r>
    </w:p>
    <w:p w14:paraId="688CB22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（2）用户表达决策模型U</w:t>
      </w:r>
    </w:p>
    <w:p w14:paraId="23574D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智能体的表达决策由锚定式效用模型描述：</w:t>
      </w:r>
    </w:p>
    <w:p w14:paraId="60FE51E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center"/>
        <w:textAlignment w:val="auto"/>
        <w:rPr>
          <w:rFonts w:hint="eastAsia" w:hAnsi="宋体" w:eastAsia="宋体" w:cs="宋体"/>
          <w:b w:val="0"/>
          <w:bCs w:val="0"/>
          <w:i w:val="0"/>
          <w:color w:val="auto"/>
          <w:kern w:val="0"/>
          <w:sz w:val="24"/>
          <w:szCs w:val="24"/>
          <w:highlight w:val="none"/>
          <w:shd w:val="clear" w:fill="FFFFFF"/>
          <w:lang w:val="en-US" w:eastAsia="zh-CN" w:bidi="ar"/>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70FDF1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当</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a</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时，智能体</w:t>
      </w:r>
      <m:oMath>
        <m:r>
          <m:rPr/>
          <w:rPr>
            <w:rFonts w:hint="default" w:ascii="DejaVu Math TeX Gyre" w:hAnsi="DejaVu Math TeX Gyre" w:eastAsia="宋体"/>
            <w:sz w:val="24"/>
          </w:rPr>
          <m:t>i</m:t>
        </m:r>
      </m:oMath>
      <w:r>
        <w:rPr>
          <w:rFonts w:hint="eastAsia" w:ascii="宋体" w:hAnsi="宋体" w:eastAsia="宋体" w:cs="宋体"/>
          <w:b w:val="0"/>
          <w:bCs w:val="0"/>
          <w:color w:val="auto"/>
          <w:kern w:val="0"/>
          <w:sz w:val="24"/>
          <w:szCs w:val="24"/>
          <w:highlight w:val="none"/>
          <w:shd w:val="clear" w:fill="FFFFFF"/>
          <w:lang w:val="en-US" w:eastAsia="zh-CN" w:bidi="ar"/>
        </w:rPr>
        <w:t>在时期</w:t>
      </w:r>
      <m:oMath>
        <m:r>
          <m:rPr/>
          <w:rPr>
            <w:rFonts w:hint="default" w:ascii="DejaVu Math TeX Gyre" w:hAnsi="DejaVu Math TeX Gyre" w:eastAsia="宋体"/>
            <w:sz w:val="24"/>
          </w:rPr>
          <m:t>t</m:t>
        </m:r>
      </m:oMath>
      <w:r>
        <w:rPr>
          <w:rFonts w:hint="eastAsia" w:ascii="宋体" w:hAnsi="宋体" w:eastAsia="宋体" w:cs="宋体"/>
          <w:b w:val="0"/>
          <w:bCs w:val="0"/>
          <w:color w:val="auto"/>
          <w:kern w:val="0"/>
          <w:sz w:val="24"/>
          <w:szCs w:val="24"/>
          <w:highlight w:val="none"/>
          <w:shd w:val="clear" w:fill="FFFFFF"/>
          <w:lang w:val="en-US" w:eastAsia="zh-CN" w:bidi="ar"/>
        </w:rPr>
        <w:t>选择发声；否则保持沉默。其中，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a</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为个体表达门槛，</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为常态表达效用，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为当期意见气候效用，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为注意力余量。</w:t>
      </w:r>
      <m:oMath>
        <m:sSub>
          <m:sSubPr>
            <m:ctrlPr>
              <w:ins w:id="473" w:author="张人杰" w:date="2026-09-15T16:43:12Z">
                <w:rPr>
                  <w:rFonts w:hint="default" w:ascii="DejaVu Math TeX Gyre" w:hAnsi="DejaVu Math TeX Gyre" w:eastAsia="宋体"/>
                  <w:sz w:val="24"/>
                </w:rPr>
              </w:ins>
            </m:ctrlPr>
          </m:sSubPr>
          <m:e>
            <w:ins w:id="474" w:author="张人杰" w:date="2026-09-15T16:43:12Z">
              <m:r>
                <m:rPr/>
                <w:rPr>
                  <w:rFonts w:hint="default" w:ascii="DejaVu Math TeX Gyre" w:hAnsi="DejaVu Math TeX Gyre" w:eastAsia="宋体"/>
                  <w:sz w:val="24"/>
                </w:rPr>
                <m:t>a</m:t>
              </m:r>
            </w:ins>
            <m:ctrlPr>
              <w:ins w:id="475" w:author="张人杰" w:date="2026-09-15T16:43:12Z">
                <w:rPr>
                  <w:rFonts w:ascii="DejaVu Math TeX Gyre" w:hAnsi="DejaVu Math TeX Gyre" w:eastAsia="宋体"/>
                  <w:sz w:val="24"/>
                </w:rPr>
              </w:ins>
            </m:ctrlPr>
          </m:e>
          <m:sub>
            <w:ins w:id="476" w:author="张人杰" w:date="2026-09-15T16:43:12Z">
              <m:r>
                <m:rPr/>
                <w:rPr>
                  <w:rFonts w:hint="default" w:ascii="DejaVu Math TeX Gyre" w:hAnsi="DejaVu Math TeX Gyre" w:eastAsia="宋体"/>
                  <w:sz w:val="24"/>
                </w:rPr>
                <m:t>i</m:t>
              </m:r>
            </w:ins>
            <m:ctrlPr>
              <w:ins w:id="477" w:author="张人杰" w:date="2026-09-15T16:43:12Z">
                <w:rPr>
                  <w:rFonts w:ascii="DejaVu Math TeX Gyre" w:hAnsi="DejaVu Math TeX Gyre" w:eastAsia="宋体"/>
                  <w:sz w:val="24"/>
                </w:rPr>
              </w:ins>
            </m:ctrlPr>
          </m:sub>
        </m:sSub>
      </m:oMath>
      <w:r>
        <w:rPr>
          <w:rFonts w:hint="eastAsia" w:ascii="宋体" w:hAnsi="宋体" w:eastAsia="宋体" w:cs="宋体"/>
          <w:b w:val="0"/>
          <w:bCs w:val="0"/>
          <w:color w:val="auto"/>
          <w:kern w:val="0"/>
          <w:sz w:val="24"/>
          <w:szCs w:val="24"/>
          <w:highlight w:val="none"/>
          <w:shd w:val="clear" w:fill="FFFFFF"/>
          <w:lang w:val="en-US" w:eastAsia="zh-CN" w:bidi="ar"/>
        </w:rPr>
        <w:t>个体表达门槛以0.95为共同基数，该基数由同构信息流下的数值扫描确定；初始化时为每个智能体乘以0.8—1.2的随机扰动并在全程固定，以保留个体异质性。各类型采用同一基数，是因为实证数据中各类型人均发帖强度均接近1，缺乏设置类型差异门槛的依据。</w:t>
      </w:r>
    </w:p>
    <w:p w14:paraId="025E862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常态表达效用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表示智能体在没有强事件刺激时的基础表达倾向</w:t>
      </w:r>
      <w:ins w:id="478" w:author="张人杰" w:date="2026-09-15T16:43:56Z">
        <w:r>
          <w:rPr>
            <w:rFonts w:hint="eastAsia" w:ascii="宋体" w:hAnsi="宋体" w:eastAsia="宋体" w:cs="宋体"/>
            <w:b w:val="0"/>
            <w:bCs w:val="0"/>
            <w:color w:val="auto"/>
            <w:kern w:val="0"/>
            <w:sz w:val="24"/>
            <w:szCs w:val="24"/>
            <w:highlight w:val="none"/>
            <w:shd w:val="clear" w:fill="FFFFFF"/>
            <w:lang w:val="en-US" w:eastAsia="zh-CN" w:bidi="ar"/>
          </w:rPr>
          <w:t>。</w:t>
        </w:r>
      </w:ins>
      <w:del w:id="479" w:author="张人杰" w:date="2026-09-15T16:43:54Z">
        <w:r>
          <w:rPr>
            <w:rFonts w:hint="eastAsia" w:ascii="宋体" w:hAnsi="宋体" w:eastAsia="宋体" w:cs="宋体"/>
            <w:b w:val="0"/>
            <w:bCs w:val="0"/>
            <w:color w:val="auto"/>
            <w:kern w:val="0"/>
            <w:sz w:val="24"/>
            <w:szCs w:val="24"/>
            <w:highlight w:val="none"/>
            <w:shd w:val="clear" w:fill="FFFFFF"/>
            <w:lang w:val="en-US" w:eastAsia="zh-CN" w:bidi="ar"/>
          </w:rPr>
          <w:delText>，</w:delText>
        </w:r>
      </w:del>
      <w:r>
        <w:rPr>
          <w:rFonts w:hint="eastAsia" w:ascii="宋体" w:hAnsi="宋体" w:eastAsia="宋体" w:cs="宋体"/>
          <w:b w:val="0"/>
          <w:bCs w:val="0"/>
          <w:color w:val="auto"/>
          <w:kern w:val="0"/>
          <w:sz w:val="24"/>
          <w:szCs w:val="24"/>
          <w:highlight w:val="none"/>
          <w:shd w:val="clear" w:fill="FFFFFF"/>
          <w:lang w:val="en-US" w:eastAsia="zh-CN" w:bidi="ar"/>
        </w:rPr>
        <w:t>由W05—W12各类型常态供给映射到上述门槛分布的相应分位点后固定：玩梗0.7755、悼念0.7678、营销0.8252、教育0.7412、其他0.7686。该变量使事件刺激消退后的表达水平回归各类型常态，而不是随累积曝光机械下降至零。</w:t>
      </w:r>
    </w:p>
    <w:p w14:paraId="550D1EF0">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意见气候效用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根据智能体所见信息流中同类内容的相对可见度计算：</w:t>
      </w:r>
    </w:p>
    <w:p w14:paraId="69E3B994">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hAnsi="DejaVu Math TeX Gyre" w:eastAsia="宋体"/>
          <w:i w:val="0"/>
          <w:sz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=1+</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D</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tanh</m:t>
              </m:r>
              <m:ctrlPr>
                <w:rPr>
                  <w:rFonts w:ascii="DejaVu Math TeX Gyre" w:hAnsi="DejaVu Math TeX Gyre" w:eastAsia="宋体"/>
                  <w:sz w:val="24"/>
                </w:rPr>
              </m:ctrlPr>
            </m:fName>
            <m:e>
              <m:d>
                <m:dPr>
                  <m:ctrlPr>
                    <w:rPr>
                      <w:rFonts w:hint="default" w:ascii="DejaVu Math TeX Gyre" w:hAnsi="DejaVu Math TeX Gyre" w:eastAsia="宋体"/>
                      <w:i/>
                      <w:sz w:val="24"/>
                    </w:rPr>
                  </m:ctrlPr>
                </m:dPr>
                <m:e>
                  <m:r>
                    <m:rPr/>
                    <w:rPr>
                      <w:rFonts w:hint="default" w:ascii="DejaVu Math TeX Gyre" w:hAnsi="DejaVu Math TeX Gyre" w:eastAsia="宋体"/>
                      <w:sz w:val="24"/>
                    </w:rPr>
                    <m:t>k</m:t>
                  </m:r>
                  <m:f>
                    <m:fPr>
                      <m:ctrlPr>
                        <w:rPr>
                          <w:rFonts w:hint="default" w:ascii="DejaVu Math TeX Gyre" w:hAnsi="DejaVu Math TeX Gyre" w:eastAsia="宋体"/>
                          <w:i/>
                          <w:sz w:val="24"/>
                        </w:rPr>
                      </m:ctrlPr>
                    </m:fPr>
                    <m:num>
                      <m:r>
                        <m:rPr/>
                        <w:rPr>
                          <w:rFonts w:hint="default" w:ascii="DejaVu Math TeX Gyre" w:hAnsi="DejaVu Math TeX Gyre" w:eastAsia="宋体"/>
                          <w:sz w:val="24"/>
                        </w:rPr>
                        <m:t>shar</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r>
                        <m:rPr/>
                        <w:rPr>
                          <w:rFonts w:hint="default" w:ascii="DejaVu Math TeX Gyre" w:hAnsi="DejaVu Math TeX Gyre" w:eastAsia="宋体"/>
                          <w:sz w:val="24"/>
                        </w:rPr>
                        <m:t>−bas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num>
                    <m:den>
                      <m:r>
                        <m:rPr/>
                        <w:rPr>
                          <w:rFonts w:hint="default" w:ascii="DejaVu Math TeX Gyre" w:hAnsi="DejaVu Math TeX Gyre" w:eastAsia="宋体"/>
                          <w:sz w:val="24"/>
                        </w:rPr>
                        <m:t>bas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den>
                  </m:f>
                  <m:ctrlPr>
                    <w:rPr>
                      <w:rFonts w:hint="default" w:ascii="DejaVu Math TeX Gyre" w:hAnsi="DejaVu Math TeX Gyre" w:eastAsia="宋体"/>
                      <w:i/>
                      <w:sz w:val="24"/>
                    </w:rPr>
                  </m:ctrlPr>
                </m:e>
              </m:d>
              <m:ctrlPr>
                <w:rPr>
                  <w:rFonts w:hint="default" w:ascii="DejaVu Math TeX Gyre" w:hAnsi="DejaVu Math TeX Gyre" w:eastAsia="宋体"/>
                  <w:i/>
                  <w:sz w:val="24"/>
                </w:rPr>
              </m:ctrlPr>
            </m:e>
          </m:func>
        </m:oMath>
      </m:oMathPara>
    </w:p>
    <w:p w14:paraId="6218CEA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ins w:id="480" w:author="张人杰" w:date="2026-09-15T16:41:25Z"/>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其中，</w:t>
      </w:r>
      <m:oMath>
        <m:r>
          <m:rPr/>
          <w:rPr>
            <w:rFonts w:hint="default" w:ascii="DejaVu Math TeX Gyre" w:hAnsi="DejaVu Math TeX Gyre" w:eastAsia="宋体"/>
            <w:sz w:val="24"/>
          </w:rPr>
          <m:t>shar</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oMath>
      <w:r>
        <w:rPr>
          <w:rFonts w:hint="eastAsia" w:ascii="宋体" w:hAnsi="宋体" w:eastAsia="宋体" w:cs="宋体"/>
          <w:b w:val="0"/>
          <w:bCs w:val="0"/>
          <w:color w:val="auto"/>
          <w:kern w:val="0"/>
          <w:sz w:val="24"/>
          <w:szCs w:val="24"/>
          <w:highlight w:val="none"/>
          <w:shd w:val="clear" w:fill="FFFFFF"/>
          <w:lang w:val="en-US" w:eastAsia="zh-CN" w:bidi="ar"/>
        </w:rPr>
        <w:t>表示智能体信息流中与其所属类型一致的内容份额，</w:t>
      </w:r>
      <m:oMath>
        <m:r>
          <m:rPr/>
          <w:rPr>
            <w:rFonts w:hint="default" w:ascii="DejaVu Math TeX Gyre" w:hAnsi="DejaVu Math TeX Gyre" w:eastAsia="宋体"/>
            <w:sz w:val="24"/>
          </w:rPr>
          <m:t>bas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表示该类型在智能体总体中的人口比例，</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表示个体对意见气候的敏感程度，</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D</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为全局缩放参数。当同类内容的可见份额高于其人口基准时，智能体的表达意愿得到增强；当同类内容处于相对不可见状态时，表达意愿受到抑制。</w:t>
      </w:r>
    </w:p>
    <w:p w14:paraId="5BB1E49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注意力余量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根据智能体累积接触同类内容的数量计算：</w:t>
      </w:r>
    </w:p>
    <w:p w14:paraId="5F4E206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hAnsi="宋体" w:eastAsia="宋体" w:cs="宋体"/>
          <w:b w:val="0"/>
          <w:bCs w:val="0"/>
          <w:i w:val="0"/>
          <w:color w:val="auto"/>
          <w:kern w:val="0"/>
          <w:sz w:val="24"/>
          <w:szCs w:val="24"/>
          <w:highlight w:val="none"/>
          <w:shd w:val="clear" w:fill="FFFFFF"/>
          <w:lang w:val="en-US" w:eastAsia="zh-CN" w:bidi="ar"/>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exp</m:t>
              </m:r>
              <m:ctrlPr>
                <w:rPr>
                  <w:rFonts w:ascii="DejaVu Math TeX Gyre" w:hAnsi="DejaVu Math TeX Gyre" w:eastAsia="宋体"/>
                  <w:sz w:val="24"/>
                </w:rPr>
              </m:ctrlPr>
            </m:fName>
            <m:e>
              <m:d>
                <m:dPr>
                  <m:ctrlPr>
                    <w:rPr>
                      <w:rFonts w:hint="default" w:ascii="DejaVu Math TeX Gyre" w:hAnsi="DejaVu Math TeX Gyre" w:eastAsia="宋体"/>
                      <w:i/>
                      <w:sz w:val="24"/>
                    </w:rPr>
                  </m:ctrlPr>
                </m:dPr>
                <m:e>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λ</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f>
                    <m:fPr>
                      <m:ctrlPr>
                        <w:rPr>
                          <w:rFonts w:hint="default" w:ascii="DejaVu Math TeX Gyre" w:hAnsi="DejaVu Math TeX Gyre" w:eastAsia="宋体"/>
                          <w:i/>
                          <w:sz w:val="24"/>
                        </w:rPr>
                      </m:ctrlPr>
                    </m:fPr>
                    <m:num>
                      <m:r>
                        <m:rPr/>
                        <w:rPr>
                          <w:rFonts w:hint="default" w:ascii="DejaVu Math TeX Gyre" w:hAnsi="DejaVu Math TeX Gyre" w:eastAsia="宋体"/>
                          <w:sz w:val="24"/>
                        </w:rPr>
                        <m:t>cu</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ctrlPr>
                        <w:rPr>
                          <w:rFonts w:hint="default" w:ascii="DejaVu Math TeX Gyre" w:hAnsi="DejaVu Math TeX Gyre" w:eastAsia="宋体"/>
                          <w:sz w:val="24"/>
                        </w:rPr>
                      </m:ctrlPr>
                    </m:num>
                    <m:den>
                      <m:r>
                        <m:rPr/>
                        <w:rPr>
                          <w:rFonts w:hint="default" w:ascii="DejaVu Math TeX Gyre" w:hAnsi="DejaVu Math TeX Gyre" w:eastAsia="宋体"/>
                          <w:sz w:val="24"/>
                        </w:rPr>
                        <m:t>scale</m:t>
                      </m:r>
                      <m:ctrlPr>
                        <w:rPr>
                          <w:rFonts w:hint="default" w:ascii="DejaVu Math TeX Gyre" w:hAnsi="DejaVu Math TeX Gyre" w:eastAsia="宋体"/>
                          <w:sz w:val="24"/>
                        </w:rPr>
                      </m:ctrlPr>
                    </m:den>
                  </m:f>
                  <m:ctrlPr>
                    <w:rPr>
                      <w:rFonts w:hint="default" w:ascii="DejaVu Math TeX Gyre" w:hAnsi="DejaVu Math TeX Gyre" w:eastAsia="宋体"/>
                      <w:i/>
                      <w:sz w:val="24"/>
                    </w:rPr>
                  </m:ctrlPr>
                </m:e>
              </m:d>
              <m:ctrlPr>
                <w:rPr>
                  <w:rFonts w:hint="default" w:ascii="DejaVu Math TeX Gyre" w:hAnsi="DejaVu Math TeX Gyre" w:eastAsia="宋体"/>
                  <w:i/>
                  <w:sz w:val="24"/>
                </w:rPr>
              </m:ctrlPr>
            </m:e>
          </m:func>
        </m:oMath>
      </m:oMathPara>
    </w:p>
    <w:p w14:paraId="64F1A525">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其中，</w:t>
      </w:r>
      <m:oMath>
        <m:r>
          <m:rPr/>
          <w:rPr>
            <w:rFonts w:hint="default" w:ascii="DejaVu Math TeX Gyre" w:hAnsi="DejaVu Math TeX Gyre" w:eastAsia="宋体"/>
            <w:sz w:val="24"/>
          </w:rPr>
          <m:t>cu</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up>
            <m:r>
              <m:rPr/>
              <w:rPr>
                <w:rFonts w:hint="default" w:ascii="DejaVu Math TeX Gyre" w:hAnsi="DejaVu Math TeX Gyre" w:eastAsia="宋体"/>
                <w:sz w:val="24"/>
              </w:rPr>
              <m:t>own</m:t>
            </m:r>
            <m:ctrlPr>
              <w:rPr>
                <w:rFonts w:ascii="DejaVu Math TeX Gyre" w:hAnsi="DejaVu Math TeX Gyre" w:eastAsia="宋体"/>
                <w:sz w:val="24"/>
              </w:rPr>
            </m:ctrlPr>
          </m:sup>
        </m:sSubSup>
      </m:oMath>
      <w:r>
        <w:rPr>
          <w:rFonts w:hint="eastAsia" w:ascii="宋体" w:hAnsi="宋体" w:eastAsia="宋体" w:cs="宋体"/>
          <w:b w:val="0"/>
          <w:bCs w:val="0"/>
          <w:color w:val="auto"/>
          <w:kern w:val="0"/>
          <w:sz w:val="24"/>
          <w:szCs w:val="24"/>
          <w:highlight w:val="none"/>
          <w:shd w:val="clear" w:fill="FFFFFF"/>
          <w:lang w:val="en-US" w:eastAsia="zh-CN" w:bidi="ar"/>
        </w:rPr>
        <w:t>表示智能体截至当期累积接触的同类内容数量，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λ</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表示其注意力衰减速度。随着重复曝光增加，事件刺激对表达的影响逐步减弱。</w:t>
      </w:r>
    </w:p>
    <w:p w14:paraId="467ABF0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这一组合方式具有两个边界。当</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=1</m:t>
        </m:r>
      </m:oMath>
      <w:r>
        <w:rPr>
          <w:rFonts w:hint="eastAsia" w:ascii="宋体" w:hAnsi="宋体" w:eastAsia="宋体" w:cs="宋体"/>
          <w:b w:val="0"/>
          <w:bCs w:val="0"/>
          <w:color w:val="auto"/>
          <w:kern w:val="0"/>
          <w:sz w:val="24"/>
          <w:szCs w:val="24"/>
          <w:highlight w:val="none"/>
          <w:shd w:val="clear" w:fill="FFFFFF"/>
          <w:lang w:val="en-US" w:eastAsia="zh-CN" w:bidi="ar"/>
        </w:rPr>
        <w:t>时，</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，智能体的表达主要由当期意见气候决定；当</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逐步趋近于零时，</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it</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回归常态效用</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ascii="宋体" w:hAnsi="宋体" w:eastAsia="宋体" w:cs="宋体"/>
          <w:b w:val="0"/>
          <w:bCs w:val="0"/>
          <w:color w:val="auto"/>
          <w:kern w:val="0"/>
          <w:sz w:val="24"/>
          <w:szCs w:val="24"/>
          <w:highlight w:val="none"/>
          <w:shd w:val="clear" w:fill="FFFFFF"/>
          <w:lang w:val="en-US" w:eastAsia="zh-CN" w:bidi="ar"/>
        </w:rPr>
        <w:t>。因此，该模型同时描述了事件发生后的表达激活、持续曝光中的注意力衰减，以及事件热度消退后的常态回归。</w:t>
      </w:r>
    </w:p>
    <w:p w14:paraId="6C2D327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（3）词表约束的发言方式</w:t>
      </w:r>
    </w:p>
    <w:p w14:paraId="54367E2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ins w:id="481" w:author="张人杰" w:date="2026-09-15T16:44:30Z"/>
          <w:rFonts w:hint="eastAsia" w:ascii="宋体" w:hAnsi="宋体" w:eastAsia="宋体" w:cs="宋体"/>
          <w:b w:val="0"/>
          <w:bCs w:val="0"/>
          <w:color w:val="auto"/>
          <w:kern w:val="0"/>
          <w:sz w:val="24"/>
          <w:szCs w:val="24"/>
          <w:highlight w:val="none"/>
          <w:shd w:val="clear" w:fill="FFFFFF"/>
          <w:lang w:val="en-US" w:eastAsia="zh-CN" w:bidi="ar"/>
        </w:rPr>
      </w:pPr>
      <w:ins w:id="482" w:author="张人杰" w:date="2026-09-15T16:44:30Z">
        <w:r>
          <w:rPr>
            <w:rFonts w:hint="eastAsia" w:ascii="宋体" w:hAnsi="宋体" w:eastAsia="宋体" w:cs="宋体"/>
            <w:b w:val="0"/>
            <w:bCs w:val="0"/>
            <w:color w:val="auto"/>
            <w:kern w:val="0"/>
            <w:sz w:val="24"/>
            <w:szCs w:val="24"/>
            <w:highlight w:val="none"/>
            <w:shd w:val="clear" w:fill="FFFFFF"/>
            <w:lang w:val="en-US" w:eastAsia="zh-CN" w:bidi="ar"/>
          </w:rPr>
          <w:t>U仅决定智能体是否发言，只有达到个体发言门槛，大语言模型才生成具体文本。生成提示同时输入智能体人设、固定类型、当期所见信息流和相应类型词表。系统为悼念、教育、营销和玩梗四类设置专属词表，要求智能体自然使用其中1—3个词回应或延展所见内容；“其他讨论”作为未命中专属词表的残差类别，主要由人设与语境约束。该规则在保留语言多样性的同时，提高生成贴文与智能体固定类型的语义一致性。贴文发布后，环境使用同一词表复核正文类型并计算各类内容倾向分。复核类型与智能体固定类型不一致时记录为类型错配，但不阻断发布；内容池中的结构类型仍由固定类型确定，正文倾向分则进入下一轮兴趣匹配。</w:t>
        </w:r>
      </w:ins>
    </w:p>
    <w:p w14:paraId="0C7223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483" w:author="张人杰" w:date="2026-09-15T16:44:30Z"/>
          <w:rFonts w:hint="eastAsia" w:ascii="宋体" w:hAnsi="宋体" w:eastAsia="宋体" w:cs="宋体"/>
          <w:b w:val="0"/>
          <w:bCs w:val="0"/>
          <w:color w:val="auto"/>
          <w:kern w:val="0"/>
          <w:sz w:val="24"/>
          <w:szCs w:val="24"/>
          <w:highlight w:val="none"/>
          <w:shd w:val="clear" w:fill="FFFFFF"/>
          <w:lang w:val="en-US" w:eastAsia="zh-CN" w:bidi="ar"/>
        </w:rPr>
      </w:pPr>
      <w:del w:id="484" w:author="张人杰" w:date="2026-09-15T16:44:30Z">
        <w:r>
          <w:rPr>
            <w:rFonts w:hint="eastAsia" w:ascii="宋体" w:hAnsi="宋体" w:eastAsia="宋体" w:cs="宋体"/>
            <w:b w:val="0"/>
            <w:bCs w:val="0"/>
            <w:color w:val="auto"/>
            <w:kern w:val="0"/>
            <w:sz w:val="24"/>
            <w:szCs w:val="24"/>
            <w:highlight w:val="none"/>
            <w:shd w:val="clear" w:fill="FFFFFF"/>
            <w:lang w:val="en-US" w:eastAsia="zh-CN" w:bidi="ar"/>
          </w:rPr>
          <w:delText>U仅决定智能体是否发言；当Uᵢₜ达到个体门槛、Xᵢₜ取值为发声时，大语言模型才生成具体文本。生成提示同时输入智能体人设、固定类型、当期所见信息流和相应类型词表。系统为悼念、教育、营销和玩梗四类设置专属词表，要求智能体自然使用其中1—3个词回应或延展所见内容；“其他讨论”作为未命中专属词表的残差类别，主要由人设与语境约束。该规则在保留语言多样性的同时，提高生成贴文与智能体固定类型的语义一致性。</w:delText>
        </w:r>
      </w:del>
    </w:p>
    <w:p w14:paraId="209A1CC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del w:id="485" w:author="张人杰" w:date="2026-09-15T16:44:30Z"/>
          <w:rFonts w:hint="eastAsia" w:ascii="宋体" w:hAnsi="宋体" w:eastAsia="宋体" w:cs="宋体"/>
          <w:b w:val="0"/>
          <w:bCs w:val="0"/>
          <w:color w:val="auto"/>
          <w:kern w:val="0"/>
          <w:sz w:val="24"/>
          <w:szCs w:val="24"/>
          <w:highlight w:val="none"/>
          <w:shd w:val="clear" w:fill="FFFFFF"/>
          <w:lang w:val="en-US" w:eastAsia="zh-CN" w:bidi="ar"/>
        </w:rPr>
      </w:pPr>
      <w:del w:id="486" w:author="张人杰" w:date="2026-09-15T16:44:30Z">
        <w:r>
          <w:rPr>
            <w:rFonts w:hint="eastAsia" w:ascii="宋体" w:hAnsi="宋体" w:eastAsia="宋体" w:cs="宋体"/>
            <w:b w:val="0"/>
            <w:bCs w:val="0"/>
            <w:color w:val="auto"/>
            <w:kern w:val="0"/>
            <w:sz w:val="24"/>
            <w:szCs w:val="24"/>
            <w:highlight w:val="none"/>
            <w:shd w:val="clear" w:fill="FFFFFF"/>
            <w:lang w:val="en-US" w:eastAsia="zh-CN" w:bidi="ar"/>
          </w:rPr>
          <w:delText>贴文发布后，环境使用同一词表复核正文类型并计算各类内容倾向分。复核类型与智能体固定类型不一致时记录为类型错配，但不阻断发布；内容池中的结构类型仍由固定类型确定，正文倾向分则进入下一轮兴趣匹配。由此，词表同时连接文本生成与平台识别，使“信息流生成—表达决策—词表约束生成—内容回流—再次策展”的循环成立。</w:delText>
        </w:r>
      </w:del>
    </w:p>
    <w:p w14:paraId="68F0A34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（三）观测指标与模型评价</w:t>
      </w:r>
    </w:p>
    <w:p w14:paraId="207B66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本文以“周次×内容类型×策展制度×随机种子”为基本观测单元，从表达、供给、曝光和宏观表征四个层次记录平台—用户循环。表达层统计各类智能体的周级发言率；供给层区分仅含智能体产出的Agent-only供给与包含真实注入帖的合并供给，并同时报告绝对量和周内份额；曝光层统计各类内容的曝光份额，并以“曝光份额减合并供给份额”表示策展偏差，从而区分用户生产变化与平台可见性配置。</w:t>
      </w:r>
    </w:p>
    <w:p w14:paraId="20214A8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现实基准采用两种口径：教育、悼念、玩梗和其他讨论构成核心表征口径，借势营销与爬取噪音一并纳入完整内容环境口径。模型是否实现结构性复现，主要依据W13的事件冲击与悼念峰值、W13—W18的悼念退潮、W19的玩梗回升及W20—W22的玩梗二次增长与构成替代。W05—W12用于确定常态基线B，W13—W18用于参数约束，W19—W22作为后段检查窗口。</w:t>
      </w:r>
    </w:p>
    <w:p w14:paraId="23C9100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模型评价包括三个层面：以兴趣制度3个seed的周级均值与现实轨迹比较，检验生成性复现；通过B、D、R单因素消融检查常态锚点、意见气候和注意力余量的方向性作用；比较三种Γ下的发言率、供给、曝光和策展偏差，判断信息流生成制度如何改变表征轨迹。评价结合份额误差、时序距离、峰值或转折周偏差及后段增长斜率，并报告seed间均值、标准差和范围。</w:t>
      </w:r>
    </w:p>
    <w:p w14:paraId="23C9100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val="0"/>
          <w:color w:val="auto"/>
          <w:kern w:val="0"/>
          <w:sz w:val="24"/>
          <w:szCs w:val="24"/>
          <w:highlight w:val="none"/>
          <w:shd w:val="clear" w:fill="FFFFFF"/>
          <w:lang w:val="en-US" w:eastAsia="zh-CN" w:bidi="ar"/>
        </w:rPr>
      </w:pPr>
      <w:r>
        <w:rPr>
          <w:rFonts w:hint="eastAsia" w:ascii="宋体" w:hAnsi="宋体" w:eastAsia="宋体" w:cs="宋体"/>
          <w:b w:val="0"/>
          <w:bCs w:val="0"/>
          <w:color w:val="auto"/>
          <w:kern w:val="0"/>
          <w:sz w:val="24"/>
          <w:szCs w:val="24"/>
          <w:highlight w:val="none"/>
          <w:shd w:val="clear" w:fill="FFFFFF"/>
          <w:lang w:val="en-US" w:eastAsia="zh-CN" w:bidi="ar"/>
        </w:rPr>
        <w:t>全文同时区分数据性质：人工编码平台帖文及其统计结果为真实数据；智能体决策、曝光、Agent-only供给和数值代理消融为模拟数据；真实注入帖与Agent帖共同构成的内容池为混合数据。后续图表据此标注，混合数据不表述为模型独立生成的现实结果。</w:t>
      </w:r>
    </w:p>
    <w:p w14:paraId="468E05A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kern w:val="0"/>
          <w:sz w:val="24"/>
          <w:szCs w:val="24"/>
          <w:highlight w:val="none"/>
          <w:shd w:val="clear" w:fill="FFFFFF"/>
          <w:lang w:val="en-US" w:eastAsia="zh-CN" w:bidi="ar"/>
        </w:rPr>
      </w:pPr>
      <w:r>
        <w:rPr>
          <w:rFonts w:hint="eastAsia" w:ascii="宋体" w:hAnsi="宋体" w:eastAsia="宋体" w:cs="宋体"/>
          <w:b/>
          <w:bCs/>
          <w:color w:val="auto"/>
          <w:kern w:val="0"/>
          <w:sz w:val="24"/>
          <w:szCs w:val="24"/>
          <w:highlight w:val="none"/>
          <w:shd w:val="clear" w:fill="FFFFFF"/>
          <w:lang w:val="en-US" w:eastAsia="zh-CN" w:bidi="ar"/>
        </w:rPr>
        <w:t>三、仿真执行与数据产出</w:t>
      </w:r>
    </w:p>
    <w:p w14:paraId="0A96DC99">
      <w:pPr>
        <w:ind w:firstLine="420" w:firstLineChars="0"/>
      </w:pPr>
      <w:r>
        <w:t>本章以三线表集中呈现正式实验、9个正式run、B、D、R数值推演消融实验及数据产出情况。主要说明各表所对应的设计目的、可比条件与解释边界</w:t>
      </w:r>
      <w:del w:id="487" w:author="张人杰" w:date="2026-09-15T16:58:01Z">
        <w:r>
          <w:rPr/>
          <w:delText>，不在此展开结果分析</w:delText>
        </w:r>
      </w:del>
      <w:r>
        <w:t>。</w:t>
      </w:r>
    </w:p>
    <w:p w14:paraId="0FC523BA">
      <w:pPr>
        <w:widowControl/>
        <w:shd w:val="clear" w:fill="FFFFFF"/>
        <w:spacing w:line="400" w:lineRule="exact"/>
        <w:jc w:val="left"/>
        <w:rPr>
          <w:rFonts w:hint="eastAsia" w:ascii="宋体" w:hAnsi="宋体" w:eastAsia="宋体" w:cs="宋体"/>
          <w:b/>
          <w:bCs/>
          <w:color w:val="auto"/>
          <w:kern w:val="0"/>
          <w:sz w:val="24"/>
          <w:highlight w:val="none"/>
          <w:shd w:val="clear" w:fill="FFFFFF"/>
          <w:lang w:bidi="ar"/>
        </w:rPr>
      </w:pPr>
      <w:r>
        <w:rPr>
          <w:rFonts w:hint="eastAsia" w:ascii="宋体" w:hAnsi="宋体" w:eastAsia="宋体" w:cs="宋体"/>
          <w:b/>
          <w:bCs/>
          <w:color w:val="auto"/>
          <w:kern w:val="0"/>
          <w:sz w:val="24"/>
          <w:highlight w:val="none"/>
          <w:shd w:val="clear" w:fill="FFFFFF"/>
          <w:lang w:bidi="ar"/>
        </w:rPr>
        <w:t>1. 正式实验规模与运行协议</w:t>
      </w:r>
    </w:p>
    <w:p w14:paraId="3A1897CC">
      <w:pPr>
        <w:ind w:firstLine="420"/>
        <w:rPr>
          <w:ins w:id="488" w:author="张人杰" w:date="2026-09-15T18:13:31Z"/>
        </w:rPr>
      </w:pPr>
      <w:r>
        <w:t>正式实验通过统一智能体构成、时间窗口、表达节奏和现实帖子注入方式，保证三种策展制度具有可比性。具体规模与受控条件见表1。</w:t>
      </w:r>
    </w:p>
    <w:p w14:paraId="29EB4E11">
      <w:pPr>
        <w:pageBreakBefore w:val="0"/>
        <w:ind w:firstLine="420"/>
        <w:jc w:val="center"/>
      </w:pPr>
      <w:r>
        <w:t>表1　正式实验设计与控制条件</w:t>
      </w:r>
    </w:p>
    <w:tbl>
      <w:tblPr>
        <w:tblStyle w:val="5"/>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80" w:type="dxa"/>
          <w:bottom w:w="80" w:type="dxa"/>
          <w:right w:w="80" w:type="dxa"/>
        </w:tblCellMar>
      </w:tblPr>
      <w:tblGrid>
        <w:gridCol w:w="1500"/>
        <w:gridCol w:w="3800"/>
        <w:gridCol w:w="3200"/>
      </w:tblGrid>
      <w:tr w14:paraId="56C3D1FC">
        <w:trPr>
          <w:cantSplit/>
          <w:tblHeader/>
          <w:jc w:val="center"/>
        </w:trPr>
        <w:tc>
          <w:tcPr>
            <w:tcW w:w="1500" w:type="dxa"/>
            <w:tcBorders>
              <w:bottom w:val="single" w:color="000000" w:sz="6" w:space="0"/>
            </w:tcBorders>
          </w:tcPr>
          <w:p w14:paraId="43777587">
            <w:pPr>
              <w:spacing w:before="0" w:after="0"/>
              <w:jc w:val="center"/>
            </w:pPr>
            <w:r>
              <w:rPr>
                <w:b/>
                <w:sz w:val="20"/>
                <w:szCs w:val="20"/>
              </w:rPr>
              <w:t>设计维度</w:t>
            </w:r>
          </w:p>
        </w:tc>
        <w:tc>
          <w:tcPr>
            <w:tcW w:w="3800" w:type="dxa"/>
            <w:tcBorders>
              <w:bottom w:val="single" w:color="000000" w:sz="6" w:space="0"/>
            </w:tcBorders>
          </w:tcPr>
          <w:p w14:paraId="55133435">
            <w:pPr>
              <w:spacing w:before="0" w:after="0"/>
              <w:jc w:val="center"/>
            </w:pPr>
            <w:r>
              <w:rPr>
                <w:b/>
                <w:sz w:val="20"/>
                <w:szCs w:val="20"/>
              </w:rPr>
              <w:t>实验设置</w:t>
            </w:r>
          </w:p>
        </w:tc>
        <w:tc>
          <w:tcPr>
            <w:tcW w:w="3200" w:type="dxa"/>
            <w:tcBorders>
              <w:bottom w:val="single" w:color="000000" w:sz="6" w:space="0"/>
            </w:tcBorders>
          </w:tcPr>
          <w:p w14:paraId="2EB6F084">
            <w:pPr>
              <w:spacing w:before="0" w:after="0"/>
              <w:jc w:val="center"/>
            </w:pPr>
            <w:r>
              <w:rPr>
                <w:b/>
                <w:sz w:val="20"/>
                <w:szCs w:val="20"/>
              </w:rPr>
              <w:t>控制方式</w:t>
            </w:r>
          </w:p>
        </w:tc>
      </w:tr>
      <w:tr w14:paraId="275496F5">
        <w:trPr>
          <w:cantSplit/>
          <w:jc w:val="center"/>
        </w:trPr>
        <w:tc>
          <w:tcPr>
            <w:tcW w:w="1500" w:type="dxa"/>
          </w:tcPr>
          <w:p w14:paraId="2016CF14">
            <w:pPr>
              <w:spacing w:before="0" w:after="0"/>
              <w:jc w:val="center"/>
            </w:pPr>
            <w:r>
              <w:rPr>
                <w:sz w:val="20"/>
                <w:szCs w:val="20"/>
              </w:rPr>
              <w:t>智能体</w:t>
            </w:r>
          </w:p>
        </w:tc>
        <w:tc>
          <w:tcPr>
            <w:tcW w:w="3800" w:type="dxa"/>
          </w:tcPr>
          <w:p w14:paraId="6384AC23">
            <w:pPr>
              <w:spacing w:before="0" w:after="0"/>
            </w:pPr>
            <w:r>
              <w:rPr>
                <w:sz w:val="20"/>
                <w:szCs w:val="20"/>
              </w:rPr>
              <w:t>100人：营销23、悼念22、其他21、玩梗19、教育15</w:t>
            </w:r>
          </w:p>
        </w:tc>
        <w:tc>
          <w:tcPr>
            <w:tcW w:w="3200" w:type="dxa"/>
          </w:tcPr>
          <w:p w14:paraId="2DFB0FAD">
            <w:pPr>
              <w:spacing w:before="0" w:after="0"/>
            </w:pPr>
            <w:r>
              <w:rPr>
                <w:sz w:val="20"/>
                <w:szCs w:val="20"/>
              </w:rPr>
              <w:t>类型固定，三种制度一致</w:t>
            </w:r>
          </w:p>
        </w:tc>
      </w:tr>
      <w:tr w14:paraId="0433163C">
        <w:trPr>
          <w:cantSplit/>
          <w:jc w:val="center"/>
        </w:trPr>
        <w:tc>
          <w:tcPr>
            <w:tcW w:w="1500" w:type="dxa"/>
          </w:tcPr>
          <w:p w14:paraId="73626D63">
            <w:pPr>
              <w:spacing w:before="0" w:after="0"/>
              <w:jc w:val="center"/>
            </w:pPr>
            <w:r>
              <w:rPr>
                <w:sz w:val="20"/>
                <w:szCs w:val="20"/>
              </w:rPr>
              <w:t>时间窗</w:t>
            </w:r>
          </w:p>
        </w:tc>
        <w:tc>
          <w:tcPr>
            <w:tcW w:w="3800" w:type="dxa"/>
          </w:tcPr>
          <w:p w14:paraId="40923E95">
            <w:pPr>
              <w:spacing w:before="0" w:after="0"/>
            </w:pPr>
            <w:r>
              <w:rPr>
                <w:sz w:val="20"/>
                <w:szCs w:val="20"/>
              </w:rPr>
              <w:t>W12—W22，共11周</w:t>
            </w:r>
          </w:p>
        </w:tc>
        <w:tc>
          <w:tcPr>
            <w:tcW w:w="3200" w:type="dxa"/>
          </w:tcPr>
          <w:p w14:paraId="18722E4F">
            <w:pPr>
              <w:spacing w:before="0" w:after="0"/>
            </w:pPr>
            <w:r>
              <w:rPr>
                <w:sz w:val="20"/>
                <w:szCs w:val="20"/>
              </w:rPr>
              <w:t>W12为基线周，W13为事件周</w:t>
            </w:r>
          </w:p>
        </w:tc>
      </w:tr>
      <w:tr w14:paraId="5FD4CEE7">
        <w:trPr>
          <w:cantSplit/>
          <w:jc w:val="center"/>
        </w:trPr>
        <w:tc>
          <w:tcPr>
            <w:tcW w:w="1500" w:type="dxa"/>
          </w:tcPr>
          <w:p w14:paraId="18271BDD">
            <w:pPr>
              <w:spacing w:before="0" w:after="0"/>
              <w:jc w:val="center"/>
            </w:pPr>
            <w:r>
              <w:rPr>
                <w:sz w:val="20"/>
                <w:szCs w:val="20"/>
              </w:rPr>
              <w:t>行动与信息流</w:t>
            </w:r>
          </w:p>
        </w:tc>
        <w:tc>
          <w:tcPr>
            <w:tcW w:w="3800" w:type="dxa"/>
          </w:tcPr>
          <w:p w14:paraId="4067FF20">
            <w:pPr>
              <w:spacing w:before="0" w:after="0"/>
            </w:pPr>
            <w:r>
              <w:rPr>
                <w:sz w:val="20"/>
                <w:szCs w:val="20"/>
              </w:rPr>
              <w:t>每人每周最多决策1次；每次读取10条帖文</w:t>
            </w:r>
          </w:p>
        </w:tc>
        <w:tc>
          <w:tcPr>
            <w:tcW w:w="3200" w:type="dxa"/>
          </w:tcPr>
          <w:p w14:paraId="0B1567A6">
            <w:pPr>
              <w:spacing w:before="0" w:after="0"/>
            </w:pPr>
            <w:r>
              <w:rPr>
                <w:sz w:val="20"/>
                <w:szCs w:val="20"/>
              </w:rPr>
              <w:t>每个制度×seed含1100个智能体—周机会</w:t>
            </w:r>
          </w:p>
        </w:tc>
      </w:tr>
      <w:tr w14:paraId="5CF64023">
        <w:trPr>
          <w:cantSplit/>
          <w:jc w:val="center"/>
        </w:trPr>
        <w:tc>
          <w:tcPr>
            <w:tcW w:w="1500" w:type="dxa"/>
          </w:tcPr>
          <w:p w14:paraId="6CDD9B67">
            <w:pPr>
              <w:spacing w:before="0" w:after="0"/>
              <w:jc w:val="center"/>
            </w:pPr>
            <w:r>
              <w:rPr>
                <w:sz w:val="20"/>
                <w:szCs w:val="20"/>
              </w:rPr>
              <w:t>实验因子</w:t>
            </w:r>
          </w:p>
        </w:tc>
        <w:tc>
          <w:tcPr>
            <w:tcW w:w="3800" w:type="dxa"/>
          </w:tcPr>
          <w:p w14:paraId="6276ACF3">
            <w:pPr>
              <w:spacing w:before="0" w:after="0"/>
            </w:pPr>
            <w:r>
              <w:rPr>
                <w:sz w:val="20"/>
                <w:szCs w:val="20"/>
              </w:rPr>
              <w:t>全历史随机、时序、兴趣三种策展制度</w:t>
            </w:r>
          </w:p>
        </w:tc>
        <w:tc>
          <w:tcPr>
            <w:tcW w:w="3200" w:type="dxa"/>
          </w:tcPr>
          <w:p w14:paraId="6AF7C044">
            <w:pPr>
              <w:spacing w:before="0" w:after="0"/>
            </w:pPr>
            <w:r>
              <w:rPr>
                <w:sz w:val="20"/>
                <w:szCs w:val="20"/>
              </w:rPr>
              <w:t>组间仅改变信息流生成制度Γ</w:t>
            </w:r>
          </w:p>
        </w:tc>
      </w:tr>
      <w:tr w14:paraId="159692CB">
        <w:trPr>
          <w:cantSplit/>
          <w:jc w:val="center"/>
        </w:trPr>
        <w:tc>
          <w:tcPr>
            <w:tcW w:w="1500" w:type="dxa"/>
          </w:tcPr>
          <w:p w14:paraId="5239ADAA">
            <w:pPr>
              <w:spacing w:before="0" w:after="0"/>
              <w:jc w:val="center"/>
            </w:pPr>
            <w:r>
              <w:rPr>
                <w:sz w:val="20"/>
                <w:szCs w:val="20"/>
              </w:rPr>
              <w:t>重复设置</w:t>
            </w:r>
          </w:p>
        </w:tc>
        <w:tc>
          <w:tcPr>
            <w:tcW w:w="3800" w:type="dxa"/>
          </w:tcPr>
          <w:p w14:paraId="32CB7599">
            <w:pPr>
              <w:spacing w:before="0" w:after="0"/>
            </w:pPr>
            <w:r>
              <w:rPr>
                <w:sz w:val="20"/>
                <w:szCs w:val="20"/>
              </w:rPr>
              <w:t>s0、s1、s2，共9个正式run</w:t>
            </w:r>
          </w:p>
        </w:tc>
        <w:tc>
          <w:tcPr>
            <w:tcW w:w="3200" w:type="dxa"/>
          </w:tcPr>
          <w:p w14:paraId="32BECE30">
            <w:pPr>
              <w:spacing w:before="0" w:after="0"/>
            </w:pPr>
            <w:r>
              <w:rPr>
                <w:sz w:val="20"/>
                <w:szCs w:val="20"/>
              </w:rPr>
              <w:t>同seed跨制度匹配注入样本</w:t>
            </w:r>
          </w:p>
        </w:tc>
      </w:tr>
    </w:tbl>
    <w:p w14:paraId="0D22C5B1">
      <w:r>
        <w:rPr>
          <w:b/>
        </w:rPr>
        <w:t>2. 3×3正式运行情况</w:t>
      </w:r>
    </w:p>
    <w:p w14:paraId="042D2DA1">
      <w:pPr>
        <w:ind w:firstLine="420"/>
      </w:pPr>
      <w:r>
        <w:t>主实验由3种策展制度与3个随机种子交叉组成，共9次正式AgentSociety/LLM运行。相同seed跨制度匹配智能体参数与真实帖子注入样本，组间只改变信息流生成制度</w:t>
      </w:r>
      <w:ins w:id="489" w:author="张人杰" w:date="2026-09-15T16:58:37Z">
        <w:r>
          <w:rPr>
            <w:rFonts w:hint="eastAsia" w:ascii="宋体" w:hAnsi="宋体" w:eastAsia="宋体" w:cs="宋体"/>
            <w:b w:val="0"/>
            <w:bCs w:val="0"/>
            <w:color w:val="auto"/>
            <w:kern w:val="0"/>
            <w:sz w:val="24"/>
            <w:szCs w:val="24"/>
            <w:highlight w:val="none"/>
            <w:shd w:val="clear" w:fill="FFFFFF"/>
            <w:lang w:val="en-US" w:eastAsia="zh-CN" w:bidi="ar"/>
          </w:rPr>
          <w:t>Γ</w:t>
        </w:r>
      </w:ins>
      <w:del w:id="490" w:author="张人杰" w:date="2026-09-15T16:58:37Z">
        <w:r>
          <w:rPr/>
          <w:delText>Γ</w:delText>
        </w:r>
      </w:del>
      <w:r>
        <w:t>。各run的完成情况及内容产出见表2。</w:t>
      </w:r>
    </w:p>
    <w:p w14:paraId="6DC3F919">
      <w:pPr>
        <w:jc w:val="center"/>
      </w:pPr>
      <w:r>
        <w:t>表2　3×3正式运行完成情况</w:t>
      </w:r>
    </w:p>
    <w:tbl>
      <w:tblPr>
        <w:tblStyle w:val="5"/>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55" w:type="dxa"/>
          <w:left w:w="45" w:type="dxa"/>
          <w:bottom w:w="55" w:type="dxa"/>
          <w:right w:w="45" w:type="dxa"/>
        </w:tblCellMar>
      </w:tblPr>
      <w:tblGrid>
        <w:gridCol w:w="1800"/>
        <w:gridCol w:w="750"/>
        <w:gridCol w:w="1500"/>
        <w:gridCol w:w="1300"/>
        <w:gridCol w:w="1600"/>
        <w:gridCol w:w="1550"/>
      </w:tblGrid>
      <w:tr w14:paraId="6A23FA3F">
        <w:trPr>
          <w:cantSplit/>
          <w:tblHeader/>
          <w:jc w:val="center"/>
        </w:trPr>
        <w:tc>
          <w:tcPr>
            <w:tcW w:w="1800" w:type="dxa"/>
            <w:tcBorders>
              <w:bottom w:val="single" w:color="000000" w:sz="6" w:space="0"/>
            </w:tcBorders>
          </w:tcPr>
          <w:p w14:paraId="2ADA9433">
            <w:pPr>
              <w:spacing w:before="0" w:after="0"/>
              <w:jc w:val="center"/>
            </w:pPr>
            <w:r>
              <w:rPr>
                <w:b/>
                <w:sz w:val="18"/>
                <w:szCs w:val="18"/>
              </w:rPr>
              <w:t>策展制度</w:t>
            </w:r>
          </w:p>
        </w:tc>
        <w:tc>
          <w:tcPr>
            <w:tcW w:w="750" w:type="dxa"/>
            <w:tcBorders>
              <w:bottom w:val="single" w:color="000000" w:sz="6" w:space="0"/>
            </w:tcBorders>
          </w:tcPr>
          <w:p w14:paraId="7C88E763">
            <w:pPr>
              <w:spacing w:before="0" w:after="0"/>
              <w:jc w:val="center"/>
            </w:pPr>
            <w:r>
              <w:rPr>
                <w:b/>
                <w:sz w:val="18"/>
                <w:szCs w:val="18"/>
              </w:rPr>
              <w:t>seed</w:t>
            </w:r>
          </w:p>
        </w:tc>
        <w:tc>
          <w:tcPr>
            <w:tcW w:w="1500" w:type="dxa"/>
            <w:tcBorders>
              <w:bottom w:val="single" w:color="000000" w:sz="6" w:space="0"/>
            </w:tcBorders>
          </w:tcPr>
          <w:p w14:paraId="6F7DA9A6">
            <w:pPr>
              <w:spacing w:before="0" w:after="0"/>
              <w:jc w:val="center"/>
            </w:pPr>
            <w:r>
              <w:rPr>
                <w:b/>
                <w:sz w:val="18"/>
                <w:szCs w:val="18"/>
              </w:rPr>
              <w:t>周进度</w:t>
            </w:r>
          </w:p>
        </w:tc>
        <w:tc>
          <w:tcPr>
            <w:tcW w:w="1300" w:type="dxa"/>
            <w:tcBorders>
              <w:bottom w:val="single" w:color="000000" w:sz="6" w:space="0"/>
            </w:tcBorders>
          </w:tcPr>
          <w:p w14:paraId="7490C7D6">
            <w:pPr>
              <w:spacing w:before="0" w:after="0"/>
              <w:jc w:val="center"/>
            </w:pPr>
            <w:r>
              <w:rPr>
                <w:b/>
                <w:sz w:val="18"/>
                <w:szCs w:val="18"/>
              </w:rPr>
              <w:t>执行批次</w:t>
            </w:r>
          </w:p>
        </w:tc>
        <w:tc>
          <w:tcPr>
            <w:tcW w:w="1600" w:type="dxa"/>
            <w:tcBorders>
              <w:bottom w:val="single" w:color="000000" w:sz="6" w:space="0"/>
            </w:tcBorders>
          </w:tcPr>
          <w:p w14:paraId="6AF8CE25">
            <w:pPr>
              <w:spacing w:before="0" w:after="0"/>
              <w:jc w:val="center"/>
            </w:pPr>
            <w:r>
              <w:rPr>
                <w:b/>
                <w:sz w:val="18"/>
                <w:szCs w:val="18"/>
              </w:rPr>
              <w:t>Agent帖</w:t>
            </w:r>
          </w:p>
        </w:tc>
        <w:tc>
          <w:tcPr>
            <w:tcW w:w="1550" w:type="dxa"/>
            <w:tcBorders>
              <w:bottom w:val="single" w:color="000000" w:sz="6" w:space="0"/>
            </w:tcBorders>
          </w:tcPr>
          <w:p w14:paraId="6E995F7A">
            <w:pPr>
              <w:spacing w:before="0" w:after="0"/>
              <w:jc w:val="center"/>
            </w:pPr>
            <w:r>
              <w:rPr>
                <w:b/>
                <w:sz w:val="18"/>
                <w:szCs w:val="18"/>
              </w:rPr>
              <w:t>终态帖池</w:t>
            </w:r>
          </w:p>
        </w:tc>
      </w:tr>
      <w:tr w14:paraId="0FDB4F71">
        <w:trPr>
          <w:cantSplit/>
          <w:jc w:val="center"/>
        </w:trPr>
        <w:tc>
          <w:tcPr>
            <w:tcW w:w="1800" w:type="dxa"/>
          </w:tcPr>
          <w:p w14:paraId="7C6E0832">
            <w:pPr>
              <w:spacing w:before="0" w:after="0"/>
              <w:jc w:val="center"/>
            </w:pPr>
            <w:r>
              <w:rPr>
                <w:sz w:val="18"/>
                <w:szCs w:val="18"/>
              </w:rPr>
              <w:t>全历史随机</w:t>
            </w:r>
          </w:p>
        </w:tc>
        <w:tc>
          <w:tcPr>
            <w:tcW w:w="750" w:type="dxa"/>
          </w:tcPr>
          <w:p w14:paraId="0456EF78">
            <w:pPr>
              <w:spacing w:before="0" w:after="0"/>
              <w:jc w:val="center"/>
            </w:pPr>
            <w:r>
              <w:rPr>
                <w:sz w:val="18"/>
                <w:szCs w:val="18"/>
              </w:rPr>
              <w:t>s0</w:t>
            </w:r>
          </w:p>
        </w:tc>
        <w:tc>
          <w:tcPr>
            <w:tcW w:w="1500" w:type="dxa"/>
          </w:tcPr>
          <w:p w14:paraId="2841AC14">
            <w:pPr>
              <w:spacing w:before="0" w:after="0"/>
              <w:jc w:val="center"/>
            </w:pPr>
            <w:r>
              <w:rPr>
                <w:sz w:val="18"/>
                <w:szCs w:val="18"/>
              </w:rPr>
              <w:t>11/11（完成）</w:t>
            </w:r>
          </w:p>
        </w:tc>
        <w:tc>
          <w:tcPr>
            <w:tcW w:w="1300" w:type="dxa"/>
          </w:tcPr>
          <w:p w14:paraId="310CBAF2">
            <w:pPr>
              <w:spacing w:before="0" w:after="0"/>
              <w:jc w:val="center"/>
            </w:pPr>
            <w:r>
              <w:rPr>
                <w:sz w:val="18"/>
                <w:szCs w:val="18"/>
              </w:rPr>
              <w:t>11周</w:t>
            </w:r>
          </w:p>
        </w:tc>
        <w:tc>
          <w:tcPr>
            <w:tcW w:w="1600" w:type="dxa"/>
          </w:tcPr>
          <w:p w14:paraId="1F5D3039">
            <w:pPr>
              <w:spacing w:before="0" w:after="0"/>
              <w:jc w:val="center"/>
            </w:pPr>
            <w:r>
              <w:rPr>
                <w:sz w:val="18"/>
                <w:szCs w:val="18"/>
              </w:rPr>
              <w:t>193</w:t>
            </w:r>
          </w:p>
        </w:tc>
        <w:tc>
          <w:tcPr>
            <w:tcW w:w="1550" w:type="dxa"/>
          </w:tcPr>
          <w:p w14:paraId="426F9800">
            <w:pPr>
              <w:spacing w:before="0" w:after="0"/>
              <w:jc w:val="center"/>
            </w:pPr>
            <w:r>
              <w:rPr>
                <w:sz w:val="18"/>
                <w:szCs w:val="18"/>
              </w:rPr>
              <w:t>443</w:t>
            </w:r>
          </w:p>
        </w:tc>
      </w:tr>
      <w:tr w14:paraId="5D703AFF">
        <w:trPr>
          <w:cantSplit/>
          <w:jc w:val="center"/>
        </w:trPr>
        <w:tc>
          <w:tcPr>
            <w:tcW w:w="1800" w:type="dxa"/>
          </w:tcPr>
          <w:p w14:paraId="3AB5BB92">
            <w:pPr>
              <w:spacing w:before="0" w:after="0"/>
              <w:jc w:val="center"/>
            </w:pPr>
            <w:r>
              <w:rPr>
                <w:sz w:val="18"/>
                <w:szCs w:val="18"/>
              </w:rPr>
              <w:t>全历史随机</w:t>
            </w:r>
          </w:p>
        </w:tc>
        <w:tc>
          <w:tcPr>
            <w:tcW w:w="750" w:type="dxa"/>
          </w:tcPr>
          <w:p w14:paraId="08496139">
            <w:pPr>
              <w:spacing w:before="0" w:after="0"/>
              <w:jc w:val="center"/>
            </w:pPr>
            <w:r>
              <w:rPr>
                <w:sz w:val="18"/>
                <w:szCs w:val="18"/>
              </w:rPr>
              <w:t>s1</w:t>
            </w:r>
          </w:p>
        </w:tc>
        <w:tc>
          <w:tcPr>
            <w:tcW w:w="1500" w:type="dxa"/>
          </w:tcPr>
          <w:p w14:paraId="23EBFE94">
            <w:pPr>
              <w:spacing w:before="0" w:after="0"/>
              <w:jc w:val="center"/>
            </w:pPr>
            <w:r>
              <w:rPr>
                <w:sz w:val="18"/>
                <w:szCs w:val="18"/>
              </w:rPr>
              <w:t>11/11（完成）</w:t>
            </w:r>
          </w:p>
        </w:tc>
        <w:tc>
          <w:tcPr>
            <w:tcW w:w="1300" w:type="dxa"/>
          </w:tcPr>
          <w:p w14:paraId="69BEE492">
            <w:pPr>
              <w:spacing w:before="0" w:after="0"/>
              <w:jc w:val="center"/>
            </w:pPr>
            <w:r>
              <w:rPr>
                <w:sz w:val="18"/>
                <w:szCs w:val="18"/>
              </w:rPr>
              <w:t>11周</w:t>
            </w:r>
          </w:p>
        </w:tc>
        <w:tc>
          <w:tcPr>
            <w:tcW w:w="1600" w:type="dxa"/>
          </w:tcPr>
          <w:p w14:paraId="3258216E">
            <w:pPr>
              <w:spacing w:before="0" w:after="0"/>
              <w:jc w:val="center"/>
            </w:pPr>
            <w:r>
              <w:rPr>
                <w:sz w:val="18"/>
                <w:szCs w:val="18"/>
              </w:rPr>
              <w:t>193</w:t>
            </w:r>
          </w:p>
        </w:tc>
        <w:tc>
          <w:tcPr>
            <w:tcW w:w="1550" w:type="dxa"/>
          </w:tcPr>
          <w:p w14:paraId="0A76FEB9">
            <w:pPr>
              <w:spacing w:before="0" w:after="0"/>
              <w:jc w:val="center"/>
            </w:pPr>
            <w:r>
              <w:rPr>
                <w:sz w:val="18"/>
                <w:szCs w:val="18"/>
              </w:rPr>
              <w:t>443</w:t>
            </w:r>
          </w:p>
        </w:tc>
      </w:tr>
      <w:tr w14:paraId="0F88B1EC">
        <w:trPr>
          <w:cantSplit/>
          <w:jc w:val="center"/>
        </w:trPr>
        <w:tc>
          <w:tcPr>
            <w:tcW w:w="1800" w:type="dxa"/>
          </w:tcPr>
          <w:p w14:paraId="2FBE4BC0">
            <w:pPr>
              <w:spacing w:before="0" w:after="0"/>
              <w:jc w:val="center"/>
            </w:pPr>
            <w:r>
              <w:rPr>
                <w:sz w:val="18"/>
                <w:szCs w:val="18"/>
              </w:rPr>
              <w:t>全历史随机</w:t>
            </w:r>
          </w:p>
        </w:tc>
        <w:tc>
          <w:tcPr>
            <w:tcW w:w="750" w:type="dxa"/>
          </w:tcPr>
          <w:p w14:paraId="691D83FC">
            <w:pPr>
              <w:spacing w:before="0" w:after="0"/>
              <w:jc w:val="center"/>
            </w:pPr>
            <w:r>
              <w:rPr>
                <w:sz w:val="18"/>
                <w:szCs w:val="18"/>
              </w:rPr>
              <w:t>s2</w:t>
            </w:r>
          </w:p>
        </w:tc>
        <w:tc>
          <w:tcPr>
            <w:tcW w:w="1500" w:type="dxa"/>
          </w:tcPr>
          <w:p w14:paraId="12FA7C16">
            <w:pPr>
              <w:spacing w:before="0" w:after="0"/>
              <w:jc w:val="center"/>
            </w:pPr>
            <w:r>
              <w:rPr>
                <w:sz w:val="18"/>
                <w:szCs w:val="18"/>
              </w:rPr>
              <w:t>11/11（完成）</w:t>
            </w:r>
          </w:p>
        </w:tc>
        <w:tc>
          <w:tcPr>
            <w:tcW w:w="1300" w:type="dxa"/>
          </w:tcPr>
          <w:p w14:paraId="51CB031B">
            <w:pPr>
              <w:spacing w:before="0" w:after="0"/>
              <w:jc w:val="center"/>
            </w:pPr>
            <w:r>
              <w:rPr>
                <w:sz w:val="18"/>
                <w:szCs w:val="18"/>
              </w:rPr>
              <w:t>11周</w:t>
            </w:r>
          </w:p>
        </w:tc>
        <w:tc>
          <w:tcPr>
            <w:tcW w:w="1600" w:type="dxa"/>
          </w:tcPr>
          <w:p w14:paraId="3C492912">
            <w:pPr>
              <w:spacing w:before="0" w:after="0"/>
              <w:jc w:val="center"/>
            </w:pPr>
            <w:r>
              <w:rPr>
                <w:sz w:val="18"/>
                <w:szCs w:val="18"/>
              </w:rPr>
              <w:t>180</w:t>
            </w:r>
          </w:p>
        </w:tc>
        <w:tc>
          <w:tcPr>
            <w:tcW w:w="1550" w:type="dxa"/>
          </w:tcPr>
          <w:p w14:paraId="77D3AD47">
            <w:pPr>
              <w:spacing w:before="0" w:after="0"/>
              <w:jc w:val="center"/>
            </w:pPr>
            <w:r>
              <w:rPr>
                <w:sz w:val="18"/>
                <w:szCs w:val="18"/>
              </w:rPr>
              <w:t>430</w:t>
            </w:r>
          </w:p>
        </w:tc>
      </w:tr>
      <w:tr w14:paraId="719EC620">
        <w:trPr>
          <w:cantSplit/>
          <w:jc w:val="center"/>
        </w:trPr>
        <w:tc>
          <w:tcPr>
            <w:tcW w:w="1800" w:type="dxa"/>
          </w:tcPr>
          <w:p w14:paraId="195C0E02">
            <w:pPr>
              <w:spacing w:before="0" w:after="0"/>
              <w:jc w:val="center"/>
            </w:pPr>
            <w:r>
              <w:rPr>
                <w:sz w:val="18"/>
                <w:szCs w:val="18"/>
              </w:rPr>
              <w:t>时序</w:t>
            </w:r>
          </w:p>
        </w:tc>
        <w:tc>
          <w:tcPr>
            <w:tcW w:w="750" w:type="dxa"/>
          </w:tcPr>
          <w:p w14:paraId="07DCA637">
            <w:pPr>
              <w:spacing w:before="0" w:after="0"/>
              <w:jc w:val="center"/>
            </w:pPr>
            <w:r>
              <w:rPr>
                <w:sz w:val="18"/>
                <w:szCs w:val="18"/>
              </w:rPr>
              <w:t>s0</w:t>
            </w:r>
          </w:p>
        </w:tc>
        <w:tc>
          <w:tcPr>
            <w:tcW w:w="1500" w:type="dxa"/>
          </w:tcPr>
          <w:p w14:paraId="1030B933">
            <w:pPr>
              <w:spacing w:before="0" w:after="0"/>
              <w:jc w:val="center"/>
            </w:pPr>
            <w:r>
              <w:rPr>
                <w:sz w:val="18"/>
                <w:szCs w:val="18"/>
              </w:rPr>
              <w:t>11/11（完成）</w:t>
            </w:r>
          </w:p>
        </w:tc>
        <w:tc>
          <w:tcPr>
            <w:tcW w:w="1300" w:type="dxa"/>
          </w:tcPr>
          <w:p w14:paraId="5FC448F9">
            <w:pPr>
              <w:spacing w:before="0" w:after="0"/>
              <w:jc w:val="center"/>
            </w:pPr>
            <w:r>
              <w:rPr>
                <w:sz w:val="18"/>
                <w:szCs w:val="18"/>
              </w:rPr>
              <w:t>693小时</w:t>
            </w:r>
          </w:p>
        </w:tc>
        <w:tc>
          <w:tcPr>
            <w:tcW w:w="1600" w:type="dxa"/>
          </w:tcPr>
          <w:p w14:paraId="2534E461">
            <w:pPr>
              <w:spacing w:before="0" w:after="0"/>
              <w:jc w:val="center"/>
            </w:pPr>
            <w:r>
              <w:rPr>
                <w:sz w:val="18"/>
                <w:szCs w:val="18"/>
              </w:rPr>
              <w:t>212</w:t>
            </w:r>
          </w:p>
        </w:tc>
        <w:tc>
          <w:tcPr>
            <w:tcW w:w="1550" w:type="dxa"/>
          </w:tcPr>
          <w:p w14:paraId="2BA4AB93">
            <w:pPr>
              <w:spacing w:before="0" w:after="0"/>
              <w:jc w:val="center"/>
            </w:pPr>
            <w:r>
              <w:rPr>
                <w:sz w:val="18"/>
                <w:szCs w:val="18"/>
              </w:rPr>
              <w:t>462</w:t>
            </w:r>
          </w:p>
        </w:tc>
      </w:tr>
      <w:tr w14:paraId="4C1D2704">
        <w:trPr>
          <w:cantSplit/>
          <w:jc w:val="center"/>
        </w:trPr>
        <w:tc>
          <w:tcPr>
            <w:tcW w:w="1800" w:type="dxa"/>
          </w:tcPr>
          <w:p w14:paraId="01440461">
            <w:pPr>
              <w:spacing w:before="0" w:after="0"/>
              <w:jc w:val="center"/>
            </w:pPr>
            <w:r>
              <w:rPr>
                <w:sz w:val="18"/>
                <w:szCs w:val="18"/>
              </w:rPr>
              <w:t>时序</w:t>
            </w:r>
          </w:p>
        </w:tc>
        <w:tc>
          <w:tcPr>
            <w:tcW w:w="750" w:type="dxa"/>
          </w:tcPr>
          <w:p w14:paraId="45B1410F">
            <w:pPr>
              <w:spacing w:before="0" w:after="0"/>
              <w:jc w:val="center"/>
            </w:pPr>
            <w:r>
              <w:rPr>
                <w:sz w:val="18"/>
                <w:szCs w:val="18"/>
              </w:rPr>
              <w:t>s1</w:t>
            </w:r>
          </w:p>
        </w:tc>
        <w:tc>
          <w:tcPr>
            <w:tcW w:w="1500" w:type="dxa"/>
          </w:tcPr>
          <w:p w14:paraId="78E137DF">
            <w:pPr>
              <w:spacing w:before="0" w:after="0"/>
              <w:jc w:val="center"/>
            </w:pPr>
            <w:r>
              <w:rPr>
                <w:sz w:val="18"/>
                <w:szCs w:val="18"/>
              </w:rPr>
              <w:t>11/11（完成）</w:t>
            </w:r>
          </w:p>
        </w:tc>
        <w:tc>
          <w:tcPr>
            <w:tcW w:w="1300" w:type="dxa"/>
          </w:tcPr>
          <w:p w14:paraId="7EA8496A">
            <w:pPr>
              <w:spacing w:before="0" w:after="0"/>
              <w:jc w:val="center"/>
            </w:pPr>
            <w:r>
              <w:rPr>
                <w:sz w:val="18"/>
                <w:szCs w:val="18"/>
              </w:rPr>
              <w:t>693小时</w:t>
            </w:r>
          </w:p>
        </w:tc>
        <w:tc>
          <w:tcPr>
            <w:tcW w:w="1600" w:type="dxa"/>
          </w:tcPr>
          <w:p w14:paraId="718F639E">
            <w:pPr>
              <w:spacing w:before="0" w:after="0"/>
              <w:jc w:val="center"/>
            </w:pPr>
            <w:r>
              <w:rPr>
                <w:sz w:val="18"/>
                <w:szCs w:val="18"/>
              </w:rPr>
              <w:t>219</w:t>
            </w:r>
          </w:p>
        </w:tc>
        <w:tc>
          <w:tcPr>
            <w:tcW w:w="1550" w:type="dxa"/>
          </w:tcPr>
          <w:p w14:paraId="0A1D4298">
            <w:pPr>
              <w:spacing w:before="0" w:after="0"/>
              <w:jc w:val="center"/>
            </w:pPr>
            <w:r>
              <w:rPr>
                <w:sz w:val="18"/>
                <w:szCs w:val="18"/>
              </w:rPr>
              <w:t>469</w:t>
            </w:r>
          </w:p>
        </w:tc>
      </w:tr>
      <w:tr w14:paraId="7DC146DB">
        <w:trPr>
          <w:cantSplit/>
          <w:jc w:val="center"/>
        </w:trPr>
        <w:tc>
          <w:tcPr>
            <w:tcW w:w="1800" w:type="dxa"/>
          </w:tcPr>
          <w:p w14:paraId="4ABCC5FA">
            <w:pPr>
              <w:spacing w:before="0" w:after="0"/>
              <w:jc w:val="center"/>
            </w:pPr>
            <w:r>
              <w:rPr>
                <w:sz w:val="18"/>
                <w:szCs w:val="18"/>
              </w:rPr>
              <w:t>时序</w:t>
            </w:r>
          </w:p>
        </w:tc>
        <w:tc>
          <w:tcPr>
            <w:tcW w:w="750" w:type="dxa"/>
          </w:tcPr>
          <w:p w14:paraId="04688491">
            <w:pPr>
              <w:spacing w:before="0" w:after="0"/>
              <w:jc w:val="center"/>
            </w:pPr>
            <w:r>
              <w:rPr>
                <w:sz w:val="18"/>
                <w:szCs w:val="18"/>
              </w:rPr>
              <w:t>s2</w:t>
            </w:r>
          </w:p>
        </w:tc>
        <w:tc>
          <w:tcPr>
            <w:tcW w:w="1500" w:type="dxa"/>
          </w:tcPr>
          <w:p w14:paraId="2C8E85B0">
            <w:pPr>
              <w:spacing w:before="0" w:after="0"/>
              <w:jc w:val="center"/>
            </w:pPr>
            <w:r>
              <w:rPr>
                <w:sz w:val="18"/>
                <w:szCs w:val="18"/>
              </w:rPr>
              <w:t>11/11（完成）</w:t>
            </w:r>
          </w:p>
        </w:tc>
        <w:tc>
          <w:tcPr>
            <w:tcW w:w="1300" w:type="dxa"/>
          </w:tcPr>
          <w:p w14:paraId="268EA458">
            <w:pPr>
              <w:spacing w:before="0" w:after="0"/>
              <w:jc w:val="center"/>
            </w:pPr>
            <w:r>
              <w:rPr>
                <w:sz w:val="18"/>
                <w:szCs w:val="18"/>
              </w:rPr>
              <w:t>693小时</w:t>
            </w:r>
          </w:p>
        </w:tc>
        <w:tc>
          <w:tcPr>
            <w:tcW w:w="1600" w:type="dxa"/>
          </w:tcPr>
          <w:p w14:paraId="015A10E6">
            <w:pPr>
              <w:spacing w:before="0" w:after="0"/>
              <w:jc w:val="center"/>
            </w:pPr>
            <w:r>
              <w:rPr>
                <w:sz w:val="18"/>
                <w:szCs w:val="18"/>
              </w:rPr>
              <w:t>218</w:t>
            </w:r>
          </w:p>
        </w:tc>
        <w:tc>
          <w:tcPr>
            <w:tcW w:w="1550" w:type="dxa"/>
          </w:tcPr>
          <w:p w14:paraId="59931B24">
            <w:pPr>
              <w:spacing w:before="0" w:after="0"/>
              <w:jc w:val="center"/>
            </w:pPr>
            <w:r>
              <w:rPr>
                <w:sz w:val="18"/>
                <w:szCs w:val="18"/>
              </w:rPr>
              <w:t>468</w:t>
            </w:r>
          </w:p>
        </w:tc>
      </w:tr>
      <w:tr w14:paraId="7BAB241C">
        <w:trPr>
          <w:cantSplit/>
          <w:jc w:val="center"/>
        </w:trPr>
        <w:tc>
          <w:tcPr>
            <w:tcW w:w="1800" w:type="dxa"/>
          </w:tcPr>
          <w:p w14:paraId="7F6B8E12">
            <w:pPr>
              <w:spacing w:before="0" w:after="0"/>
              <w:jc w:val="center"/>
            </w:pPr>
            <w:r>
              <w:rPr>
                <w:sz w:val="18"/>
                <w:szCs w:val="18"/>
              </w:rPr>
              <w:t>兴趣</w:t>
            </w:r>
          </w:p>
        </w:tc>
        <w:tc>
          <w:tcPr>
            <w:tcW w:w="750" w:type="dxa"/>
          </w:tcPr>
          <w:p w14:paraId="07D3D87E">
            <w:pPr>
              <w:spacing w:before="0" w:after="0"/>
              <w:jc w:val="center"/>
            </w:pPr>
            <w:r>
              <w:rPr>
                <w:sz w:val="18"/>
                <w:szCs w:val="18"/>
              </w:rPr>
              <w:t>s0</w:t>
            </w:r>
          </w:p>
        </w:tc>
        <w:tc>
          <w:tcPr>
            <w:tcW w:w="1500" w:type="dxa"/>
          </w:tcPr>
          <w:p w14:paraId="0DB2DC09">
            <w:pPr>
              <w:spacing w:before="0" w:after="0"/>
              <w:jc w:val="center"/>
            </w:pPr>
            <w:r>
              <w:rPr>
                <w:sz w:val="18"/>
                <w:szCs w:val="18"/>
              </w:rPr>
              <w:t>11/11（完成）</w:t>
            </w:r>
          </w:p>
        </w:tc>
        <w:tc>
          <w:tcPr>
            <w:tcW w:w="1300" w:type="dxa"/>
          </w:tcPr>
          <w:p w14:paraId="17D91C1C">
            <w:pPr>
              <w:spacing w:before="0" w:after="0"/>
              <w:jc w:val="center"/>
            </w:pPr>
            <w:r>
              <w:rPr>
                <w:sz w:val="18"/>
                <w:szCs w:val="18"/>
              </w:rPr>
              <w:t>11周</w:t>
            </w:r>
          </w:p>
        </w:tc>
        <w:tc>
          <w:tcPr>
            <w:tcW w:w="1600" w:type="dxa"/>
          </w:tcPr>
          <w:p w14:paraId="61D930C5">
            <w:pPr>
              <w:spacing w:before="0" w:after="0"/>
              <w:jc w:val="center"/>
            </w:pPr>
            <w:r>
              <w:rPr>
                <w:sz w:val="18"/>
                <w:szCs w:val="18"/>
              </w:rPr>
              <w:t>233</w:t>
            </w:r>
          </w:p>
        </w:tc>
        <w:tc>
          <w:tcPr>
            <w:tcW w:w="1550" w:type="dxa"/>
          </w:tcPr>
          <w:p w14:paraId="06D7FF54">
            <w:pPr>
              <w:spacing w:before="0" w:after="0"/>
              <w:jc w:val="center"/>
            </w:pPr>
            <w:r>
              <w:rPr>
                <w:sz w:val="18"/>
                <w:szCs w:val="18"/>
              </w:rPr>
              <w:t>500</w:t>
            </w:r>
          </w:p>
        </w:tc>
      </w:tr>
      <w:tr w14:paraId="1EE8B722">
        <w:trPr>
          <w:cantSplit/>
          <w:jc w:val="center"/>
        </w:trPr>
        <w:tc>
          <w:tcPr>
            <w:tcW w:w="1800" w:type="dxa"/>
          </w:tcPr>
          <w:p w14:paraId="00DD8557">
            <w:pPr>
              <w:spacing w:before="0" w:after="0"/>
              <w:jc w:val="center"/>
            </w:pPr>
            <w:r>
              <w:rPr>
                <w:sz w:val="18"/>
                <w:szCs w:val="18"/>
              </w:rPr>
              <w:t>兴趣</w:t>
            </w:r>
          </w:p>
        </w:tc>
        <w:tc>
          <w:tcPr>
            <w:tcW w:w="750" w:type="dxa"/>
          </w:tcPr>
          <w:p w14:paraId="05BE72A8">
            <w:pPr>
              <w:spacing w:before="0" w:after="0"/>
              <w:jc w:val="center"/>
            </w:pPr>
            <w:r>
              <w:rPr>
                <w:sz w:val="18"/>
                <w:szCs w:val="18"/>
              </w:rPr>
              <w:t>s1</w:t>
            </w:r>
          </w:p>
        </w:tc>
        <w:tc>
          <w:tcPr>
            <w:tcW w:w="1500" w:type="dxa"/>
          </w:tcPr>
          <w:p w14:paraId="4408D7DA">
            <w:pPr>
              <w:spacing w:before="0" w:after="0"/>
              <w:jc w:val="center"/>
            </w:pPr>
            <w:r>
              <w:rPr>
                <w:sz w:val="18"/>
                <w:szCs w:val="18"/>
              </w:rPr>
              <w:t>11/11（完成）</w:t>
            </w:r>
          </w:p>
        </w:tc>
        <w:tc>
          <w:tcPr>
            <w:tcW w:w="1300" w:type="dxa"/>
          </w:tcPr>
          <w:p w14:paraId="4D6BA894">
            <w:pPr>
              <w:spacing w:before="0" w:after="0"/>
              <w:jc w:val="center"/>
            </w:pPr>
            <w:r>
              <w:rPr>
                <w:sz w:val="18"/>
                <w:szCs w:val="18"/>
              </w:rPr>
              <w:t>11周</w:t>
            </w:r>
          </w:p>
        </w:tc>
        <w:tc>
          <w:tcPr>
            <w:tcW w:w="1600" w:type="dxa"/>
          </w:tcPr>
          <w:p w14:paraId="22AC315B">
            <w:pPr>
              <w:spacing w:before="0" w:after="0"/>
              <w:jc w:val="center"/>
            </w:pPr>
            <w:r>
              <w:rPr>
                <w:sz w:val="18"/>
                <w:szCs w:val="18"/>
              </w:rPr>
              <w:t>228</w:t>
            </w:r>
          </w:p>
        </w:tc>
        <w:tc>
          <w:tcPr>
            <w:tcW w:w="1550" w:type="dxa"/>
          </w:tcPr>
          <w:p w14:paraId="3F528F7A">
            <w:pPr>
              <w:spacing w:before="0" w:after="0"/>
              <w:jc w:val="center"/>
            </w:pPr>
            <w:r>
              <w:rPr>
                <w:sz w:val="18"/>
                <w:szCs w:val="18"/>
              </w:rPr>
              <w:t>478</w:t>
            </w:r>
          </w:p>
        </w:tc>
      </w:tr>
      <w:tr w14:paraId="5144AB9C">
        <w:trPr>
          <w:cantSplit/>
          <w:jc w:val="center"/>
        </w:trPr>
        <w:tc>
          <w:tcPr>
            <w:tcW w:w="1800" w:type="dxa"/>
          </w:tcPr>
          <w:p w14:paraId="04EA8D93">
            <w:pPr>
              <w:spacing w:before="0" w:after="0"/>
              <w:jc w:val="center"/>
            </w:pPr>
            <w:r>
              <w:rPr>
                <w:sz w:val="18"/>
                <w:szCs w:val="18"/>
              </w:rPr>
              <w:t>兴趣</w:t>
            </w:r>
          </w:p>
        </w:tc>
        <w:tc>
          <w:tcPr>
            <w:tcW w:w="750" w:type="dxa"/>
          </w:tcPr>
          <w:p w14:paraId="06C5D28B">
            <w:pPr>
              <w:spacing w:before="0" w:after="0"/>
              <w:jc w:val="center"/>
            </w:pPr>
            <w:r>
              <w:rPr>
                <w:sz w:val="18"/>
                <w:szCs w:val="18"/>
              </w:rPr>
              <w:t>s2</w:t>
            </w:r>
          </w:p>
        </w:tc>
        <w:tc>
          <w:tcPr>
            <w:tcW w:w="1500" w:type="dxa"/>
          </w:tcPr>
          <w:p w14:paraId="2602338D">
            <w:pPr>
              <w:spacing w:before="0" w:after="0"/>
              <w:jc w:val="center"/>
            </w:pPr>
            <w:r>
              <w:rPr>
                <w:sz w:val="18"/>
                <w:szCs w:val="18"/>
              </w:rPr>
              <w:t>11/11（完成）</w:t>
            </w:r>
          </w:p>
        </w:tc>
        <w:tc>
          <w:tcPr>
            <w:tcW w:w="1300" w:type="dxa"/>
          </w:tcPr>
          <w:p w14:paraId="248FDB1E">
            <w:pPr>
              <w:spacing w:before="0" w:after="0"/>
              <w:jc w:val="center"/>
            </w:pPr>
            <w:r>
              <w:rPr>
                <w:sz w:val="18"/>
                <w:szCs w:val="18"/>
              </w:rPr>
              <w:t>11周</w:t>
            </w:r>
          </w:p>
        </w:tc>
        <w:tc>
          <w:tcPr>
            <w:tcW w:w="1600" w:type="dxa"/>
          </w:tcPr>
          <w:p w14:paraId="4B66525A">
            <w:pPr>
              <w:spacing w:before="0" w:after="0"/>
              <w:jc w:val="center"/>
            </w:pPr>
            <w:r>
              <w:rPr>
                <w:sz w:val="18"/>
                <w:szCs w:val="18"/>
              </w:rPr>
              <w:t>228</w:t>
            </w:r>
          </w:p>
        </w:tc>
        <w:tc>
          <w:tcPr>
            <w:tcW w:w="1550" w:type="dxa"/>
          </w:tcPr>
          <w:p w14:paraId="35EC2ADD">
            <w:pPr>
              <w:spacing w:before="0" w:after="0"/>
              <w:jc w:val="center"/>
            </w:pPr>
            <w:r>
              <w:rPr>
                <w:sz w:val="18"/>
                <w:szCs w:val="18"/>
              </w:rPr>
              <w:t>478</w:t>
            </w:r>
          </w:p>
        </w:tc>
      </w:tr>
    </w:tbl>
    <w:p w14:paraId="4C3BB463">
      <w:pPr>
        <w:ind w:firstLine="420"/>
      </w:pPr>
      <w:r>
        <w:t>9次正式运行均完成W12—W22的全部11周。随机与兴趣制度按周推进；时序制度在周内依据真实行动时间运行693个非空小时批次，但分析时仍统一聚合为周级观测。</w:t>
      </w:r>
    </w:p>
    <w:p w14:paraId="582291A4">
      <w:pPr>
        <w:ind w:firstLine="420"/>
        <w:rPr>
          <w:rFonts w:hint="eastAsia" w:eastAsiaTheme="minorEastAsia"/>
          <w:lang w:eastAsia="zh-CN"/>
        </w:rPr>
      </w:pPr>
      <w:r>
        <w:t>三种制度合计生成1904条Agent帖子，形成99个周级run观测点。制度间产出差异是平台—用户循环运行后的结果，不作为实验规模不一致处理。运行完整性通过周进度、智能体状态、环境状态、信息流曝光记录和内容池终态共同核验</w:t>
      </w:r>
      <w:del w:id="491" w:author="张人杰" w:date="2026-09-15T16:58:56Z">
        <w:r>
          <w:rPr/>
          <w:delText>；只有完整run进入第四章的生成性评价与制度比较。</w:delText>
        </w:r>
      </w:del>
      <w:ins w:id="492" w:author="张人杰" w:date="2026-09-15T16:58:56Z">
        <w:r>
          <w:rPr>
            <w:rFonts w:hint="eastAsia"/>
            <w:lang w:eastAsia="zh-CN"/>
          </w:rPr>
          <w:t>。</w:t>
        </w:r>
      </w:ins>
    </w:p>
    <w:p w14:paraId="30EA7C4B">
      <w:r>
        <w:rPr>
          <w:b/>
        </w:rPr>
        <w:t>3. B、D、R数值推演消融实验</w:t>
      </w:r>
    </w:p>
    <w:p w14:paraId="69D1D1AD">
      <w:r>
        <w:t>为检查表达效用模型的内部结构，本研究在兴趣策展制度下完成B、D、R单因素数值推演消融。四个条件使用相同的100个配对随机种子（3000—3099）、智能体构成和11周窗口，仅关闭指定组成部分，具体操作见表3。</w:t>
      </w:r>
    </w:p>
    <w:p w14:paraId="04D14EF3">
      <w:pPr>
        <w:jc w:val="center"/>
      </w:pPr>
      <w:r>
        <w:t>表3　B、D、R数值推演消融实验设置</w:t>
      </w:r>
    </w:p>
    <w:tbl>
      <w:tblPr>
        <w:tblStyle w:val="5"/>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100"/>
        <w:gridCol w:w="2700"/>
        <w:gridCol w:w="1900"/>
        <w:gridCol w:w="2800"/>
      </w:tblGrid>
      <w:tr w14:paraId="6993D465">
        <w:trPr>
          <w:cantSplit/>
          <w:tblHeader/>
          <w:jc w:val="center"/>
        </w:trPr>
        <w:tc>
          <w:tcPr>
            <w:tcW w:w="1100" w:type="dxa"/>
            <w:tcBorders>
              <w:bottom w:val="single" w:color="000000" w:sz="6" w:space="0"/>
            </w:tcBorders>
          </w:tcPr>
          <w:p w14:paraId="3CC3F68E">
            <w:pPr>
              <w:spacing w:before="0" w:after="0"/>
              <w:jc w:val="center"/>
            </w:pPr>
            <w:r>
              <w:rPr>
                <w:b/>
                <w:sz w:val="19"/>
                <w:szCs w:val="19"/>
              </w:rPr>
              <w:t>条件</w:t>
            </w:r>
          </w:p>
        </w:tc>
        <w:tc>
          <w:tcPr>
            <w:tcW w:w="2700" w:type="dxa"/>
            <w:tcBorders>
              <w:bottom w:val="single" w:color="000000" w:sz="6" w:space="0"/>
            </w:tcBorders>
          </w:tcPr>
          <w:p w14:paraId="7A7CF6B3">
            <w:pPr>
              <w:spacing w:before="0" w:after="0"/>
              <w:jc w:val="center"/>
            </w:pPr>
            <w:r>
              <w:rPr>
                <w:b/>
                <w:sz w:val="19"/>
                <w:szCs w:val="19"/>
              </w:rPr>
              <w:t>参数操作</w:t>
            </w:r>
          </w:p>
        </w:tc>
        <w:tc>
          <w:tcPr>
            <w:tcW w:w="1900" w:type="dxa"/>
            <w:tcBorders>
              <w:bottom w:val="single" w:color="000000" w:sz="6" w:space="0"/>
            </w:tcBorders>
          </w:tcPr>
          <w:p w14:paraId="7A0ABC70">
            <w:pPr>
              <w:spacing w:before="0" w:after="0"/>
              <w:jc w:val="center"/>
            </w:pPr>
            <w:r>
              <w:rPr>
                <w:b/>
                <w:sz w:val="19"/>
                <w:szCs w:val="19"/>
              </w:rPr>
              <w:t>表达效用</w:t>
            </w:r>
          </w:p>
        </w:tc>
        <w:tc>
          <w:tcPr>
            <w:tcW w:w="2800" w:type="dxa"/>
            <w:tcBorders>
              <w:bottom w:val="single" w:color="000000" w:sz="6" w:space="0"/>
            </w:tcBorders>
          </w:tcPr>
          <w:p w14:paraId="4CE6DA56">
            <w:pPr>
              <w:spacing w:before="0" w:after="0"/>
              <w:jc w:val="center"/>
            </w:pPr>
            <w:r>
              <w:rPr>
                <w:b/>
                <w:sz w:val="19"/>
                <w:szCs w:val="19"/>
              </w:rPr>
              <w:t>识别功能</w:t>
            </w:r>
          </w:p>
        </w:tc>
      </w:tr>
      <w:tr w14:paraId="097BA3B3">
        <w:trPr>
          <w:cantSplit/>
          <w:jc w:val="center"/>
        </w:trPr>
        <w:tc>
          <w:tcPr>
            <w:tcW w:w="1100" w:type="dxa"/>
          </w:tcPr>
          <w:p w14:paraId="044E75B8">
            <w:pPr>
              <w:spacing w:before="0" w:after="0"/>
              <w:jc w:val="center"/>
            </w:pPr>
            <w:r>
              <w:rPr>
                <w:sz w:val="19"/>
                <w:szCs w:val="19"/>
              </w:rPr>
              <w:t>完整</w:t>
            </w:r>
          </w:p>
        </w:tc>
        <w:tc>
          <w:tcPr>
            <w:tcW w:w="2700" w:type="dxa"/>
          </w:tcPr>
          <w:p w14:paraId="6E4E2F92">
            <w:pPr>
              <w:spacing w:before="0" w:after="0"/>
            </w:pPr>
            <w:r>
              <w:rPr>
                <w:sz w:val="19"/>
                <w:szCs w:val="19"/>
              </w:rPr>
              <w:t>保留B、D、R</w:t>
            </w:r>
          </w:p>
        </w:tc>
        <w:tc>
          <w:tcPr>
            <w:tcW w:w="1900" w:type="dxa"/>
          </w:tcPr>
          <w:p w14:paraId="0C0D250A">
            <w:pPr>
              <w:spacing w:before="0" w:after="0"/>
              <w:jc w:val="center"/>
            </w:pPr>
            <w:r>
              <w:rPr>
                <w:sz w:val="19"/>
                <w:szCs w:val="19"/>
              </w:rPr>
              <w:t>U=B+R(D-B)</w:t>
            </w:r>
          </w:p>
        </w:tc>
        <w:tc>
          <w:tcPr>
            <w:tcW w:w="2800" w:type="dxa"/>
          </w:tcPr>
          <w:p w14:paraId="212FF6F6">
            <w:pPr>
              <w:spacing w:before="0" w:after="0"/>
            </w:pPr>
            <w:r>
              <w:rPr>
                <w:sz w:val="19"/>
                <w:szCs w:val="19"/>
              </w:rPr>
              <w:t>作为三项机制共同作用的基准</w:t>
            </w:r>
          </w:p>
        </w:tc>
      </w:tr>
      <w:tr w14:paraId="0BE0E7AC">
        <w:trPr>
          <w:cantSplit/>
          <w:jc w:val="center"/>
        </w:trPr>
        <w:tc>
          <w:tcPr>
            <w:tcW w:w="1100" w:type="dxa"/>
          </w:tcPr>
          <w:p w14:paraId="5C5F4AA5">
            <w:pPr>
              <w:spacing w:before="0" w:after="0"/>
              <w:jc w:val="center"/>
            </w:pPr>
            <w:r>
              <w:rPr>
                <w:sz w:val="19"/>
                <w:szCs w:val="19"/>
              </w:rPr>
              <w:t>去B</w:t>
            </w:r>
          </w:p>
        </w:tc>
        <w:tc>
          <w:tcPr>
            <w:tcW w:w="2700" w:type="dxa"/>
          </w:tcPr>
          <w:p w14:paraId="702B5388">
            <w:pPr>
              <w:spacing w:before="0" w:after="0"/>
            </w:pPr>
            <w:r>
              <w:rPr>
                <w:sz w:val="19"/>
                <w:szCs w:val="19"/>
              </w:rPr>
              <w:t>B=0</w:t>
            </w:r>
          </w:p>
        </w:tc>
        <w:tc>
          <w:tcPr>
            <w:tcW w:w="1900" w:type="dxa"/>
          </w:tcPr>
          <w:p w14:paraId="644D2800">
            <w:pPr>
              <w:spacing w:before="0" w:after="0"/>
              <w:jc w:val="center"/>
            </w:pPr>
            <w:r>
              <w:rPr>
                <w:sz w:val="19"/>
                <w:szCs w:val="19"/>
              </w:rPr>
              <w:t>U=RD</w:t>
            </w:r>
          </w:p>
        </w:tc>
        <w:tc>
          <w:tcPr>
            <w:tcW w:w="2800" w:type="dxa"/>
          </w:tcPr>
          <w:p w14:paraId="579BEDB0">
            <w:pPr>
              <w:spacing w:before="0" w:after="0"/>
            </w:pPr>
            <w:r>
              <w:rPr>
                <w:sz w:val="19"/>
                <w:szCs w:val="19"/>
              </w:rPr>
              <w:t>常态锚点是否维持后期表达</w:t>
            </w:r>
          </w:p>
        </w:tc>
      </w:tr>
      <w:tr w14:paraId="0A3BDCD1">
        <w:trPr>
          <w:cantSplit/>
          <w:jc w:val="center"/>
        </w:trPr>
        <w:tc>
          <w:tcPr>
            <w:tcW w:w="1100" w:type="dxa"/>
          </w:tcPr>
          <w:p w14:paraId="3AD524B2">
            <w:pPr>
              <w:spacing w:before="0" w:after="0"/>
              <w:jc w:val="center"/>
            </w:pPr>
            <w:r>
              <w:rPr>
                <w:sz w:val="19"/>
                <w:szCs w:val="19"/>
              </w:rPr>
              <w:t>去D</w:t>
            </w:r>
          </w:p>
        </w:tc>
        <w:tc>
          <w:tcPr>
            <w:tcW w:w="2700" w:type="dxa"/>
          </w:tcPr>
          <w:p w14:paraId="465BA052">
            <w:pPr>
              <w:spacing w:before="0" w:after="0"/>
            </w:pPr>
            <w:r>
              <w:rPr>
                <w:sz w:val="19"/>
                <w:szCs w:val="19"/>
              </w:rPr>
              <w:t>spiral_scale=0，使D=1</w:t>
            </w:r>
          </w:p>
        </w:tc>
        <w:tc>
          <w:tcPr>
            <w:tcW w:w="1900" w:type="dxa"/>
          </w:tcPr>
          <w:p w14:paraId="7C73E78F">
            <w:pPr>
              <w:spacing w:before="0" w:after="0"/>
              <w:jc w:val="center"/>
            </w:pPr>
            <w:r>
              <w:rPr>
                <w:sz w:val="19"/>
                <w:szCs w:val="19"/>
              </w:rPr>
              <w:t>U=B+R(1-B)</w:t>
            </w:r>
          </w:p>
        </w:tc>
        <w:tc>
          <w:tcPr>
            <w:tcW w:w="2800" w:type="dxa"/>
          </w:tcPr>
          <w:p w14:paraId="413B88CC">
            <w:pPr>
              <w:spacing w:before="0" w:after="0"/>
            </w:pPr>
            <w:r>
              <w:rPr>
                <w:sz w:val="19"/>
                <w:szCs w:val="19"/>
              </w:rPr>
              <w:t>意见气候是否产生选择性激活</w:t>
            </w:r>
          </w:p>
        </w:tc>
      </w:tr>
      <w:tr w14:paraId="4997B7E9">
        <w:trPr>
          <w:cantSplit/>
          <w:jc w:val="center"/>
        </w:trPr>
        <w:tc>
          <w:tcPr>
            <w:tcW w:w="1100" w:type="dxa"/>
          </w:tcPr>
          <w:p w14:paraId="431F2BA0">
            <w:pPr>
              <w:spacing w:before="0" w:after="0"/>
              <w:jc w:val="center"/>
            </w:pPr>
            <w:r>
              <w:rPr>
                <w:sz w:val="19"/>
                <w:szCs w:val="19"/>
              </w:rPr>
              <w:t>去R</w:t>
            </w:r>
          </w:p>
        </w:tc>
        <w:tc>
          <w:tcPr>
            <w:tcW w:w="2700" w:type="dxa"/>
          </w:tcPr>
          <w:p w14:paraId="404175B8">
            <w:pPr>
              <w:spacing w:before="0" w:after="0"/>
            </w:pPr>
            <w:r>
              <w:rPr>
                <w:sz w:val="19"/>
                <w:szCs w:val="19"/>
              </w:rPr>
              <w:t>decay=0，使R=1</w:t>
            </w:r>
          </w:p>
        </w:tc>
        <w:tc>
          <w:tcPr>
            <w:tcW w:w="1900" w:type="dxa"/>
          </w:tcPr>
          <w:p w14:paraId="5A01461A">
            <w:pPr>
              <w:spacing w:before="0" w:after="0"/>
              <w:jc w:val="center"/>
            </w:pPr>
            <w:r>
              <w:rPr>
                <w:sz w:val="19"/>
                <w:szCs w:val="19"/>
              </w:rPr>
              <w:t>U=D</w:t>
            </w:r>
          </w:p>
        </w:tc>
        <w:tc>
          <w:tcPr>
            <w:tcW w:w="2800" w:type="dxa"/>
          </w:tcPr>
          <w:p w14:paraId="5010510C">
            <w:pPr>
              <w:spacing w:before="0" w:after="0"/>
            </w:pPr>
            <w:r>
              <w:rPr>
                <w:sz w:val="19"/>
                <w:szCs w:val="19"/>
              </w:rPr>
              <w:t>注意力余量是否推动事件退潮</w:t>
            </w:r>
          </w:p>
        </w:tc>
      </w:tr>
    </w:tbl>
    <w:p w14:paraId="0FCC4572">
      <w:pPr>
        <w:ind w:firstLine="420"/>
        <w:rPr>
          <w:rFonts w:hint="eastAsia" w:eastAsiaTheme="minorEastAsia"/>
          <w:lang w:eastAsia="zh-CN"/>
        </w:rPr>
      </w:pPr>
      <w:r>
        <w:t>该组实验复用正式模型中的信息流、意见气候、注意力衰减和门槛判断规则，对完整模型及三个消融条件分别完成100个配对seed的11周推演。各条件除目标组成项外保持一致</w:t>
      </w:r>
      <w:del w:id="493" w:author="张人杰" w:date="2026-09-15T16:59:39Z">
        <w:r>
          <w:rPr/>
          <w:delText>，95%区间用于反映重复推演中的Monte Carlo不确定性。</w:delText>
        </w:r>
      </w:del>
      <w:ins w:id="494" w:author="张人杰" w:date="2026-09-15T16:59:39Z">
        <w:r>
          <w:rPr>
            <w:rFonts w:hint="eastAsia"/>
            <w:lang w:eastAsia="zh-CN"/>
          </w:rPr>
          <w:t>。</w:t>
        </w:r>
      </w:ins>
    </w:p>
    <w:p w14:paraId="14DCE136">
      <w:r>
        <w:rPr>
          <w:b/>
        </w:rPr>
        <w:t>4. 数据产出与分析边界</w:t>
      </w:r>
    </w:p>
    <w:p w14:paraId="399195A1">
      <w:pPr>
        <w:ind w:firstLine="420"/>
      </w:pPr>
      <w:r>
        <w:t>正式运行与数值推演消融实验产生的数据在来源、汇总方式和解释范围上不同。表4集中列出各类数据的主要内容及图表标注方式。</w:t>
      </w:r>
    </w:p>
    <w:p w14:paraId="48BF7F8F">
      <w:pPr>
        <w:jc w:val="center"/>
      </w:pPr>
      <w:r>
        <w:t>表4　数据产出、汇总方式与标注口径</w:t>
      </w:r>
    </w:p>
    <w:tbl>
      <w:tblPr>
        <w:tblStyle w:val="5"/>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500"/>
        <w:gridCol w:w="2900"/>
        <w:gridCol w:w="2400"/>
        <w:gridCol w:w="1700"/>
      </w:tblGrid>
      <w:tr w14:paraId="3EFD5820">
        <w:trPr>
          <w:cantSplit/>
          <w:tblHeader/>
          <w:jc w:val="center"/>
        </w:trPr>
        <w:tc>
          <w:tcPr>
            <w:tcW w:w="1500" w:type="dxa"/>
            <w:tcBorders>
              <w:bottom w:val="single" w:color="000000" w:sz="6" w:space="0"/>
            </w:tcBorders>
          </w:tcPr>
          <w:p w14:paraId="4EE1B949">
            <w:pPr>
              <w:spacing w:before="0" w:after="0"/>
              <w:jc w:val="center"/>
            </w:pPr>
            <w:r>
              <w:rPr>
                <w:b/>
                <w:sz w:val="19"/>
                <w:szCs w:val="19"/>
              </w:rPr>
              <w:t>数据类别</w:t>
            </w:r>
          </w:p>
        </w:tc>
        <w:tc>
          <w:tcPr>
            <w:tcW w:w="2900" w:type="dxa"/>
            <w:tcBorders>
              <w:bottom w:val="single" w:color="000000" w:sz="6" w:space="0"/>
            </w:tcBorders>
          </w:tcPr>
          <w:p w14:paraId="0E806625">
            <w:pPr>
              <w:spacing w:before="0" w:after="0"/>
              <w:jc w:val="center"/>
            </w:pPr>
            <w:r>
              <w:rPr>
                <w:b/>
                <w:sz w:val="19"/>
                <w:szCs w:val="19"/>
              </w:rPr>
              <w:t>主要内容</w:t>
            </w:r>
          </w:p>
        </w:tc>
        <w:tc>
          <w:tcPr>
            <w:tcW w:w="2400" w:type="dxa"/>
            <w:tcBorders>
              <w:bottom w:val="single" w:color="000000" w:sz="6" w:space="0"/>
            </w:tcBorders>
          </w:tcPr>
          <w:p w14:paraId="72BE190A">
            <w:pPr>
              <w:spacing w:before="0" w:after="0"/>
              <w:jc w:val="center"/>
            </w:pPr>
            <w:r>
              <w:rPr>
                <w:b/>
                <w:sz w:val="19"/>
                <w:szCs w:val="19"/>
              </w:rPr>
              <w:t>汇总方式</w:t>
            </w:r>
          </w:p>
        </w:tc>
        <w:tc>
          <w:tcPr>
            <w:tcW w:w="1700" w:type="dxa"/>
            <w:tcBorders>
              <w:bottom w:val="single" w:color="000000" w:sz="6" w:space="0"/>
            </w:tcBorders>
          </w:tcPr>
          <w:p w14:paraId="22856C58">
            <w:pPr>
              <w:spacing w:before="0" w:after="0"/>
              <w:jc w:val="center"/>
            </w:pPr>
            <w:r>
              <w:rPr>
                <w:b/>
                <w:sz w:val="19"/>
                <w:szCs w:val="19"/>
              </w:rPr>
              <w:t>图表标注</w:t>
            </w:r>
          </w:p>
        </w:tc>
      </w:tr>
      <w:tr w14:paraId="3E661905">
        <w:trPr>
          <w:cantSplit/>
          <w:jc w:val="center"/>
        </w:trPr>
        <w:tc>
          <w:tcPr>
            <w:tcW w:w="1500" w:type="dxa"/>
          </w:tcPr>
          <w:p w14:paraId="7CFE0AAC">
            <w:pPr>
              <w:spacing w:before="0" w:after="0"/>
              <w:jc w:val="center"/>
            </w:pPr>
            <w:r>
              <w:rPr>
                <w:sz w:val="19"/>
                <w:szCs w:val="19"/>
              </w:rPr>
              <w:t>正式模拟</w:t>
            </w:r>
          </w:p>
        </w:tc>
        <w:tc>
          <w:tcPr>
            <w:tcW w:w="2900" w:type="dxa"/>
          </w:tcPr>
          <w:p w14:paraId="5CD0EDE1">
            <w:pPr>
              <w:spacing w:before="0" w:after="0"/>
            </w:pPr>
            <w:r>
              <w:rPr>
                <w:sz w:val="19"/>
                <w:szCs w:val="19"/>
              </w:rPr>
              <w:t>表达决策、效用组成、曝光、Agent-only供给</w:t>
            </w:r>
          </w:p>
        </w:tc>
        <w:tc>
          <w:tcPr>
            <w:tcW w:w="2400" w:type="dxa"/>
          </w:tcPr>
          <w:p w14:paraId="628A3E81">
            <w:pPr>
              <w:spacing w:before="0" w:after="0"/>
            </w:pPr>
            <w:r>
              <w:rPr>
                <w:sz w:val="19"/>
                <w:szCs w:val="19"/>
              </w:rPr>
              <w:t>run内按周×类型汇总，再计算3-seed均值、标准差和范围</w:t>
            </w:r>
          </w:p>
        </w:tc>
        <w:tc>
          <w:tcPr>
            <w:tcW w:w="1700" w:type="dxa"/>
          </w:tcPr>
          <w:p w14:paraId="26D1F1BA">
            <w:pPr>
              <w:spacing w:before="0" w:after="0"/>
              <w:jc w:val="center"/>
            </w:pPr>
            <w:r>
              <w:rPr>
                <w:sz w:val="19"/>
                <w:szCs w:val="19"/>
              </w:rPr>
              <w:t>模拟数据</w:t>
            </w:r>
          </w:p>
        </w:tc>
      </w:tr>
      <w:tr w14:paraId="2B5E2079">
        <w:trPr>
          <w:cantSplit/>
          <w:jc w:val="center"/>
        </w:trPr>
        <w:tc>
          <w:tcPr>
            <w:tcW w:w="1500" w:type="dxa"/>
          </w:tcPr>
          <w:p w14:paraId="39820BAB">
            <w:pPr>
              <w:spacing w:before="0" w:after="0"/>
              <w:jc w:val="center"/>
            </w:pPr>
            <w:r>
              <w:rPr>
                <w:sz w:val="19"/>
                <w:szCs w:val="19"/>
              </w:rPr>
              <w:t>现实观测</w:t>
            </w:r>
          </w:p>
        </w:tc>
        <w:tc>
          <w:tcPr>
            <w:tcW w:w="2900" w:type="dxa"/>
          </w:tcPr>
          <w:p w14:paraId="6E8A6FE0">
            <w:pPr>
              <w:spacing w:before="0" w:after="0"/>
            </w:pPr>
            <w:r>
              <w:rPr>
                <w:sz w:val="19"/>
                <w:szCs w:val="19"/>
              </w:rPr>
              <w:t>三平台人工编码帖文及其类别统计</w:t>
            </w:r>
          </w:p>
        </w:tc>
        <w:tc>
          <w:tcPr>
            <w:tcW w:w="2400" w:type="dxa"/>
          </w:tcPr>
          <w:p w14:paraId="1672232A">
            <w:pPr>
              <w:spacing w:before="0" w:after="0"/>
            </w:pPr>
            <w:r>
              <w:rPr>
                <w:sz w:val="19"/>
                <w:szCs w:val="19"/>
              </w:rPr>
              <w:t>按周与类型计算绝对量和份额</w:t>
            </w:r>
          </w:p>
        </w:tc>
        <w:tc>
          <w:tcPr>
            <w:tcW w:w="1700" w:type="dxa"/>
          </w:tcPr>
          <w:p w14:paraId="57D12FF4">
            <w:pPr>
              <w:spacing w:before="0" w:after="0"/>
              <w:jc w:val="center"/>
            </w:pPr>
            <w:r>
              <w:rPr>
                <w:sz w:val="19"/>
                <w:szCs w:val="19"/>
              </w:rPr>
              <w:t>真实数据</w:t>
            </w:r>
          </w:p>
        </w:tc>
      </w:tr>
      <w:tr w14:paraId="189E3FEC">
        <w:trPr>
          <w:cantSplit/>
          <w:jc w:val="center"/>
        </w:trPr>
        <w:tc>
          <w:tcPr>
            <w:tcW w:w="1500" w:type="dxa"/>
          </w:tcPr>
          <w:p w14:paraId="471E9F70">
            <w:pPr>
              <w:spacing w:before="0" w:after="0"/>
              <w:jc w:val="center"/>
            </w:pPr>
            <w:r>
              <w:rPr>
                <w:sz w:val="19"/>
                <w:szCs w:val="19"/>
              </w:rPr>
              <w:t>合并内容池</w:t>
            </w:r>
          </w:p>
        </w:tc>
        <w:tc>
          <w:tcPr>
            <w:tcW w:w="2900" w:type="dxa"/>
          </w:tcPr>
          <w:p w14:paraId="65DCCE99">
            <w:pPr>
              <w:spacing w:before="0" w:after="0"/>
            </w:pPr>
            <w:r>
              <w:rPr>
                <w:sz w:val="19"/>
                <w:szCs w:val="19"/>
              </w:rPr>
              <w:t>真实注入帖与Agent生成帖</w:t>
            </w:r>
          </w:p>
        </w:tc>
        <w:tc>
          <w:tcPr>
            <w:tcW w:w="2400" w:type="dxa"/>
          </w:tcPr>
          <w:p w14:paraId="55C4A102">
            <w:pPr>
              <w:spacing w:before="0" w:after="0"/>
            </w:pPr>
            <w:r>
              <w:rPr>
                <w:sz w:val="19"/>
                <w:szCs w:val="19"/>
              </w:rPr>
              <w:t>按周统计合并供给绝对量与份额</w:t>
            </w:r>
          </w:p>
        </w:tc>
        <w:tc>
          <w:tcPr>
            <w:tcW w:w="1700" w:type="dxa"/>
          </w:tcPr>
          <w:p w14:paraId="1E067B87">
            <w:pPr>
              <w:spacing w:before="0" w:after="0"/>
              <w:jc w:val="center"/>
            </w:pPr>
            <w:r>
              <w:rPr>
                <w:sz w:val="19"/>
                <w:szCs w:val="19"/>
              </w:rPr>
              <w:t>混合数据</w:t>
            </w:r>
          </w:p>
        </w:tc>
      </w:tr>
      <w:tr w14:paraId="4B245726">
        <w:trPr>
          <w:cantSplit/>
          <w:jc w:val="center"/>
        </w:trPr>
        <w:tc>
          <w:tcPr>
            <w:tcW w:w="1500" w:type="dxa"/>
          </w:tcPr>
          <w:p w14:paraId="0C7359B3">
            <w:pPr>
              <w:spacing w:before="0" w:after="0"/>
              <w:jc w:val="center"/>
            </w:pPr>
            <w:r>
              <w:rPr>
                <w:sz w:val="19"/>
                <w:szCs w:val="19"/>
              </w:rPr>
              <w:t>机制消融</w:t>
            </w:r>
          </w:p>
        </w:tc>
        <w:tc>
          <w:tcPr>
            <w:tcW w:w="2900" w:type="dxa"/>
          </w:tcPr>
          <w:p w14:paraId="4D1A87BF">
            <w:pPr>
              <w:spacing w:before="0" w:after="0"/>
            </w:pPr>
            <w:r>
              <w:rPr>
                <w:sz w:val="19"/>
                <w:szCs w:val="19"/>
              </w:rPr>
              <w:t>B、D、R单因素消融结果</w:t>
            </w:r>
          </w:p>
        </w:tc>
        <w:tc>
          <w:tcPr>
            <w:tcW w:w="2400" w:type="dxa"/>
          </w:tcPr>
          <w:p w14:paraId="634BC869">
            <w:pPr>
              <w:spacing w:before="0" w:after="0"/>
            </w:pPr>
            <w:r>
              <w:rPr>
                <w:sz w:val="19"/>
                <w:szCs w:val="19"/>
              </w:rPr>
              <w:t>100个配对seed的均值与95% Monte Carlo区间</w:t>
            </w:r>
          </w:p>
        </w:tc>
        <w:tc>
          <w:tcPr>
            <w:tcW w:w="1700" w:type="dxa"/>
          </w:tcPr>
          <w:p w14:paraId="62DF5DCE">
            <w:pPr>
              <w:spacing w:before="0" w:after="0"/>
              <w:jc w:val="center"/>
            </w:pPr>
            <w:r>
              <w:rPr>
                <w:sz w:val="19"/>
                <w:szCs w:val="19"/>
              </w:rPr>
              <w:t>模拟数据（数值推演）</w:t>
            </w:r>
          </w:p>
        </w:tc>
      </w:tr>
    </w:tbl>
    <w:p w14:paraId="2032520B">
      <w:pPr>
        <w:ind w:firstLine="420"/>
        <w:pPrChange w:id="495" w:author="张人杰" w:date="2026-09-15T16:59:49Z">
          <w:pPr/>
        </w:pPrChange>
      </w:pPr>
      <w:r>
        <w:t>上述数据共同把第二章提出的“</w:t>
      </w:r>
      <w:ins w:id="496" w:author="张人杰" w:date="2026-09-15T20:07:28Z">
        <w:r>
          <w:rPr>
            <w:rFonts w:hint="eastAsia" w:ascii="宋体" w:hAnsi="宋体" w:eastAsia="宋体" w:cs="宋体"/>
            <w:b w:val="0"/>
            <w:bCs w:val="0"/>
            <w:color w:val="auto"/>
            <w:kern w:val="0"/>
            <w:sz w:val="24"/>
            <w:szCs w:val="24"/>
            <w:highlight w:val="none"/>
            <w:shd w:val="clear" w:fill="FFFFFF"/>
            <w:lang w:val="en-US" w:eastAsia="zh-CN" w:bidi="ar"/>
          </w:rPr>
          <w:t>Γ</w:t>
        </w:r>
      </w:ins>
      <w:del w:id="497" w:author="张人杰" w:date="2026-09-15T20:07:28Z">
        <w:r>
          <w:rPr/>
          <w:delText>Γ</w:delText>
        </w:r>
      </w:del>
      <w:r>
        <w:t>组织可见性—U决定表达—词表约束生成—内容回流”循环转化为可追溯记录。第四章将在相应口径下检验现实漂移的复现程度及不同制度与行为组成的作用。</w:t>
      </w:r>
    </w:p>
    <w:p w14:paraId="672593D9">
      <w:pPr>
        <w:widowControl/>
        <w:shd w:val="clear" w:fill="FFFFFF"/>
        <w:spacing w:line="400" w:lineRule="exact"/>
        <w:jc w:val="left"/>
        <w:rPr>
          <w:rFonts w:hint="eastAsia" w:ascii="宋体" w:hAnsi="宋体" w:eastAsia="宋体" w:cs="宋体"/>
          <w:b/>
          <w:bCs/>
          <w:color w:val="auto"/>
          <w:kern w:val="0"/>
          <w:sz w:val="24"/>
          <w:highlight w:val="none"/>
          <w:shd w:val="clear" w:fill="FFFFFF"/>
          <w:lang w:bidi="ar"/>
        </w:rPr>
      </w:pPr>
      <w:r>
        <w:rPr>
          <w:rFonts w:hint="eastAsia" w:ascii="宋体" w:hAnsi="宋体" w:eastAsia="宋体" w:cs="宋体"/>
          <w:b/>
          <w:bCs/>
          <w:color w:val="auto"/>
          <w:kern w:val="0"/>
          <w:sz w:val="24"/>
          <w:highlight w:val="none"/>
          <w:shd w:val="clear" w:fill="FFFFFF"/>
          <w:lang w:bidi="ar"/>
        </w:rPr>
        <w:t>四、仿真结果：现实复现与机制比较</w:t>
      </w:r>
    </w:p>
    <w:p w14:paraId="3127754F">
      <w:pPr>
        <w:ind w:firstLine="420"/>
      </w:pPr>
      <w:r>
        <w:t>本章以anchored_v1的9次正式AgentSociety/LLM运行作为主要证据，按策展制度汇总3个seed的均值与min–max包络，并与现实基准比较；B、D、R消融实验则报告100个配对seed的数值</w:t>
      </w:r>
      <w:ins w:id="498" w:author="张人杰" w:date="2026-09-15T17:00:19Z">
        <w:r>
          <w:rPr>
            <w:rFonts w:hint="eastAsia"/>
            <w:lang w:val="en-US" w:eastAsia="zh-CN"/>
          </w:rPr>
          <w:t>仿真</w:t>
        </w:r>
      </w:ins>
      <w:del w:id="499" w:author="张人杰" w:date="2026-09-15T17:00:17Z">
        <w:r>
          <w:rPr/>
          <w:delText>推演</w:delText>
        </w:r>
      </w:del>
      <w:r>
        <w:t>结果，用于检验表达效用U各组成项的作用。</w:t>
      </w:r>
    </w:p>
    <w:p w14:paraId="7A310002">
      <w:pPr>
        <w:rPr>
          <w:ins w:id="500" w:author="张人杰" w:date="2026-09-15T18:32:46Z"/>
        </w:rPr>
      </w:pPr>
      <w:ins w:id="501" w:author="张人杰" w:date="2026-09-15T18:32:46Z">
        <w:r>
          <w:rPr>
            <w:b/>
          </w:rPr>
          <w:t>1. 现实复现与整体拟合</w:t>
        </w:r>
      </w:ins>
    </w:p>
    <w:p w14:paraId="7A310003">
      <w:pPr>
        <w:ind w:firstLine="420"/>
        <w:rPr>
          <w:ins w:id="503" w:author="张人杰" w:date="2026-09-15T18:32:46Z"/>
        </w:rPr>
        <w:pPrChange w:id="502" w:author="张人杰" w:date="2026-09-15T18:33:10Z">
          <w:pPr/>
        </w:pPrChange>
      </w:pPr>
      <w:ins w:id="504" w:author="张人杰" w:date="2026-09-15T18:32:46Z">
        <w:r>
          <w:rPr/>
          <w:t>现实基准中的玩梗份额在W12–W18保持低位，W19开始回升，W20进入快速增长，并在W21–W22维持高位。三种策展制度均复现了W20起爆这一基本相位，说明在共同的现实输入、表达效用U与内容回流机制下，平台—用户循环能够生成与现实相近的表征转移时序。</w:t>
        </w:r>
      </w:ins>
    </w:p>
    <w:p w14:paraId="7A310004">
      <w:pPr>
        <w:ind w:firstLine="420"/>
        <w:rPr>
          <w:ins w:id="506" w:author="张人杰" w:date="2026-09-15T18:32:46Z"/>
        </w:rPr>
        <w:pPrChange w:id="505" w:author="张人杰" w:date="2026-09-15T18:33:12Z">
          <w:pPr/>
        </w:pPrChange>
      </w:pPr>
      <w:ins w:id="507" w:author="张人杰" w:date="2026-09-15T18:32:46Z">
        <w:r>
          <w:rPr/>
          <w:t>受限多变量DTW</w:t>
        </w:r>
      </w:ins>
      <w:ins w:id="508" w:author="张人杰" w:date="2026-09-15T20:29:44Z">
        <w:r>
          <w:rPr>
            <w:rStyle w:val="7"/>
          </w:rPr>
          <w:t>[</w:t>
        </w:r>
      </w:ins>
      <w:ins w:id="509" w:author="张人杰" w:date="2026-09-15T20:29:44Z">
        <w:r>
          <w:rPr>
            <w:rStyle w:val="7"/>
          </w:rPr>
          <w:footnoteReference w:id="27"/>
        </w:r>
      </w:ins>
      <w:ins w:id="510" w:author="张人杰" w:date="2026-09-15T20:29:44Z">
        <w:r>
          <w:rPr>
            <w:rStyle w:val="7"/>
          </w:rPr>
          <w:t>]</w:t>
        </w:r>
      </w:ins>
      <w:ins w:id="511" w:author="张人杰" w:date="2026-09-15T20:30:23Z">
        <w:r>
          <w:rPr>
            <w:rStyle w:val="7"/>
          </w:rPr>
          <w:t>[</w:t>
        </w:r>
      </w:ins>
      <w:ins w:id="512" w:author="张人杰" w:date="2026-09-15T20:30:23Z">
        <w:r>
          <w:rPr>
            <w:rStyle w:val="7"/>
          </w:rPr>
          <w:footnoteReference w:id="28"/>
        </w:r>
      </w:ins>
      <w:ins w:id="513" w:author="张人杰" w:date="2026-09-15T20:30:23Z">
        <w:r>
          <w:rPr>
            <w:rStyle w:val="7"/>
          </w:rPr>
          <w:t>]</w:t>
        </w:r>
      </w:ins>
      <w:ins w:id="514" w:author="张人杰" w:date="2026-09-15T18:32:46Z">
        <w:r>
          <w:rPr/>
          <w:t>结果显示，兴趣、随机和时序制度相对现实五类构成轨迹的平均距离分别为22.0、23.7和27.0，兴趣推荐的平均距离最低。三个兴趣seed的取值范围为19.6—24.3，随机制度为19.9—26.9，两者存在重叠；时序制度为24.3—30.6。因此，该结果支持兴趣推荐在当前9次正式运行中的相对拟合优势，但不构成统计显著性判断。单看玩梗类别的终点，W22现实份额为63.0%，随机、时序和兴趣制度分别为44.3%、83.9%和83.9%。这说明整体距离最低并不意味着每一个周次或类别都最接近现实。</w:t>
        </w:r>
      </w:ins>
    </w:p>
    <w:p w14:paraId="7A310005">
      <w:pPr>
        <w:keepNext w:val="0"/>
        <w:pageBreakBefore w:val="0"/>
        <w:spacing w:before="0" w:after="0"/>
        <w:ind w:firstLine="420"/>
        <w:jc w:val="left"/>
        <w:rPr>
          <w:ins w:id="516" w:author="张人杰" w:date="2026-09-15T18:35:53Z"/>
        </w:rPr>
        <w:pPrChange w:id="515" w:author="张人杰" w:date="2026-09-15T18:33:14Z">
          <w:pPr>
            <w:keepNext/>
            <w:pageBreakBefore/>
            <w:spacing w:before="120" w:after="60"/>
            <w:jc w:val="center"/>
          </w:pPr>
        </w:pPrChange>
      </w:pPr>
      <w:ins w:id="517" w:author="张人杰" w:date="2026-09-15T18:32:46Z">
        <w:r>
          <w:rPr/>
          <w:t>图4先并列现实基准与三种制度的五类构成轨迹，再汇总各seed的DTW距离。兴趣制度较完整地捕捉了W13悼念峰值与W20玩梗加速两个关键相位</w:t>
        </w:r>
      </w:ins>
      <w:ins w:id="518" w:author="张人杰" w:date="2026-09-15T20:31:08Z">
        <w:r>
          <w:rPr>
            <w:rStyle w:val="7"/>
          </w:rPr>
          <w:t>[</w:t>
        </w:r>
      </w:ins>
      <w:ins w:id="519" w:author="张人杰" w:date="2026-09-15T20:31:08Z">
        <w:r>
          <w:rPr>
            <w:rStyle w:val="7"/>
          </w:rPr>
          <w:footnoteReference w:id="29"/>
        </w:r>
      </w:ins>
      <w:ins w:id="520" w:author="张人杰" w:date="2026-09-15T20:31:08Z">
        <w:r>
          <w:rPr>
            <w:rStyle w:val="7"/>
          </w:rPr>
          <w:t>]</w:t>
        </w:r>
      </w:ins>
      <w:ins w:id="521" w:author="张人杰" w:date="2026-09-15T18:32:46Z">
        <w:r>
          <w:rPr/>
          <w:t>；随机制度明显低估后段玩梗供给，时序与兴趣制度则高估终点份额。兴趣制度在这些局部偏差并存的情况下仍取得最低平均DTW距离，因而更适合作为后续机制分析的主要拟合结果。</w:t>
        </w:r>
      </w:ins>
    </w:p>
    <w:p w14:paraId="7112AB8C">
      <w:pPr>
        <w:keepNext w:val="0"/>
        <w:pageBreakBefore w:val="0"/>
        <w:spacing w:before="0" w:after="0"/>
        <w:ind w:firstLine="0"/>
        <w:jc w:val="center"/>
        <w:rPr>
          <w:ins w:id="523" w:author="张人杰" w:date="2026-09-15T18:32:46Z"/>
        </w:rPr>
        <w:pPrChange w:id="522" w:author="张人杰" w:date="2026-09-15T18:36:01Z">
          <w:pPr>
            <w:keepNext/>
            <w:pageBreakBefore/>
            <w:spacing w:before="120" w:after="60"/>
            <w:jc w:val="center"/>
          </w:pPr>
        </w:pPrChange>
      </w:pPr>
      <w:ins w:id="524" w:author="张人杰" w:date="2026-09-15T18:42:07Z">
        <w:r>
          <w:rPr/>
          <w:drawing>
            <wp:inline distT="0" distB="0" distL="114300" distR="114300">
              <wp:extent cx="5136515" cy="4613910"/>
              <wp:effectExtent l="0" t="0" r="1968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136515" cy="4613910"/>
                      </a:xfrm>
                      <a:prstGeom prst="rect">
                        <a:avLst/>
                      </a:prstGeom>
                      <a:noFill/>
                      <a:ln>
                        <a:noFill/>
                      </a:ln>
                    </pic:spPr>
                  </pic:pic>
                </a:graphicData>
              </a:graphic>
            </wp:inline>
          </w:drawing>
        </w:r>
      </w:ins>
    </w:p>
    <w:p w14:paraId="7A310006">
      <w:pPr>
        <w:spacing w:before="0" w:after="120"/>
        <w:jc w:val="center"/>
        <w:rPr>
          <w:ins w:id="526" w:author="张人杰" w:date="2026-09-15T18:32:46Z"/>
        </w:rPr>
      </w:pPr>
      <w:ins w:id="527" w:author="张人杰" w:date="2026-09-15T18:32:46Z">
        <w:r>
          <w:rPr/>
          <w:t>图4　五类表征轨迹的现实复现与受限多变量DTW拟合。</w:t>
        </w:r>
      </w:ins>
    </w:p>
    <w:p w14:paraId="38F2FDCC">
      <w:r>
        <w:rPr>
          <w:b/>
        </w:rPr>
        <w:t>2. 平台可见性配置、用户表达与内容回流</w:t>
      </w:r>
    </w:p>
    <w:p w14:paraId="4B7FA58C">
      <w:pPr>
        <w:ind w:firstLine="420"/>
        <w:rPr>
          <w:del w:id="529" w:author="张人杰" w:date="2026-09-15T20:13:54Z"/>
        </w:rPr>
        <w:pPrChange w:id="528" w:author="张人杰" w:date="2026-09-15T20:19:00Z">
          <w:pPr>
            <w:ind w:firstLine="420"/>
          </w:pPr>
        </w:pPrChange>
      </w:pPr>
      <w:r>
        <w:t>本节承接第二章（三）的制度与机制评价，</w:t>
      </w:r>
      <w:del w:id="530" w:author="张人杰" w:date="2026-09-15T20:06:37Z">
        <w:r>
          <w:rPr/>
          <w:delText>不再比较三种制度对现实表征轨迹的整体拟合程度，而是</w:delText>
        </w:r>
      </w:del>
      <w:r>
        <w:t>沿“混合供给—平台曝光—用户表达—内容回流”的顺序，考察不同表征轨迹如何在平台—用户交互过程中形成。</w:t>
      </w:r>
      <w:ins w:id="531" w:author="张人杰" w:date="2026-09-15T20:13:54Z">
        <w:r>
          <w:rPr>
            <w:rFonts w:hint="eastAsia"/>
          </w:rPr>
          <w:t>图5a展示了平台可见性配置、用户表达与内容回流之间的关系。Random制度下，玩梗内容的曝光、玩梗型Agent发言率和内容回流均处于较低水平；Chronological和Interest制度则在W20—W22形成了明显的玩梗增长。W22，Chronological制度的玩梗曝光高于Interest制度（71.2%和59.9%），但Interest制度下玩梗型Agent的发言率更高（91.2%和82.5%），玩梗内容回流量也更多（17.3条和15.7条）。这说明用户表达不仅取决于总体曝光量，还受到平台如何将内容配置给不同用户的影响。</w:t>
        </w:r>
      </w:ins>
      <w:del w:id="532" w:author="张人杰" w:date="2026-09-15T20:13:54Z">
        <w:r>
          <w:rPr/>
          <w:delText>图5a选取玩梗内容二次增长启动的W20和后段终点W22，将三种策展制度在上述四个环节中的结果并列呈现。图中连线表示机制发生的先后关系；由于各指标的统计分母不同，不应将其理解为同一数量在不同环节之间的转化率。</w:delText>
        </w:r>
      </w:del>
    </w:p>
    <w:p w14:paraId="4B7FA58C">
      <w:pPr>
        <w:ind w:firstLine="420"/>
        <w:rPr>
          <w:del w:id="534" w:author="张人杰" w:date="2026-09-15T20:13:54Z"/>
        </w:rPr>
        <w:pPrChange w:id="533" w:author="张人杰" w:date="2026-09-15T20:19:00Z">
          <w:pPr>
            <w:ind w:firstLine="420"/>
          </w:pPr>
        </w:pPrChange>
      </w:pPr>
      <w:del w:id="535" w:author="张人杰" w:date="2026-09-15T20:13:54Z">
        <w:r>
          <w:rPr/>
          <w:delText>在可见性配置环节，W22混合供给中的玩梗内容份额在Random、Chronological和Interest制度下分别为55.6%、69.5%和70.2%；经过平台策展制度Γ生成个体信息流后，玩梗内容的总体曝光份额分别为8.9%、71.2%和59.9%。以“曝光份额减混合供给份额”计算描述性策展差值，三种制度分别为−46.7、+1.7和−10.2个百分点。这说明三种制度将既有内容供给转化为用户可见信息的方式存在明显差异。需要强调的是，该差值同时受到候选池组织方式和分发规则影响，只用于描述供给结构与曝光结构之间的变化，不能解释为推荐算法的净放大效应。</w:delText>
        </w:r>
      </w:del>
    </w:p>
    <w:p w14:paraId="4B7FA58C">
      <w:pPr>
        <w:ind w:firstLine="420"/>
        <w:rPr>
          <w:del w:id="537" w:author="张人杰" w:date="2026-09-15T20:13:54Z"/>
        </w:rPr>
        <w:pPrChange w:id="536" w:author="张人杰" w:date="2026-09-15T20:19:00Z">
          <w:pPr>
            <w:ind w:firstLine="420"/>
          </w:pPr>
        </w:pPrChange>
      </w:pPr>
      <w:del w:id="538" w:author="张人杰" w:date="2026-09-15T20:13:54Z">
        <w:r>
          <w:rPr/>
          <w:delText>可见性配置进一步进入用户表达决策U。W20玩梗型Agent在Random、Chronological和Interest制度下的平均发言率分别为1.8%、43.9%和56.1%，对应的Agent-only玩梗回流量分别为0.3条、8.3条和10.7条；至W22，三种制度下的发言率分别升至14.0%、82.5%和91.2%，玩梗回流量分别为2.7条、15.7条和17.3条。值得注意的是，W22 Chronological制度的总体玩梗曝光高于Interest制度，但Interest制度下玩梗型Agent的发言率和玩梗回流量反而更高。这一反差表明，在本模型中，用户响应不能由某类内容的总体曝光份额单独解释；平台将何种内容配置给何种用户，以及这些曝光如何与常态表达效用、意见气候和注意力余量共同进入U，都会影响既有群体是否被持续激活。</w:delText>
        </w:r>
      </w:del>
    </w:p>
    <w:p w14:paraId="4B7FA58C">
      <w:pPr>
        <w:ind w:firstLine="420"/>
        <w:pPrChange w:id="539" w:author="张人杰" w:date="2026-09-15T20:19:00Z">
          <w:pPr>
            <w:ind w:firstLine="420"/>
          </w:pPr>
        </w:pPrChange>
      </w:pPr>
      <w:del w:id="540" w:author="张人杰" w:date="2026-09-15T20:13:54Z">
        <w:r>
          <w:rPr/>
          <w:delText>图5b进一步展示了用户表达所形成的周度内容回流。三种制度下的Agent自主供给均在W13事件冲击后达到阶段性高点，随后衰减至W19，但从W20开始呈现不同的回流轨迹。Random制度的周发帖总量在W20—W22维持在6—7条，玩梗内容仅由0.3条增至2.7条；Chronological和Interest制度则形成明显的二次供给增长，W22玩梗回流量分别达到15.7条和17.3条。Interest制度不仅产生了更高的玩梗型Agent发言率，也形成了规模更大、玩梗内容占比更高的内生供给，为下一轮信息流生成提供了新的内容基础。</w:delText>
        </w:r>
      </w:del>
    </w:p>
    <w:p w14:paraId="40249389">
      <w:pPr>
        <w:keepNext/>
        <w:spacing w:before="120" w:after="60"/>
        <w:jc w:val="center"/>
      </w:pPr>
      <w:ins w:id="541" w:author="张人杰" w:date="2026-09-15T20:06:12Z">
        <w:r>
          <w:rPr/>
          <w:drawing>
            <wp:inline distT="0" distB="0" distL="114300" distR="114300">
              <wp:extent cx="5271770" cy="1930400"/>
              <wp:effectExtent l="0" t="0" r="1143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1770" cy="1930400"/>
                      </a:xfrm>
                      <a:prstGeom prst="rect">
                        <a:avLst/>
                      </a:prstGeom>
                      <a:noFill/>
                      <a:ln>
                        <a:noFill/>
                      </a:ln>
                    </pic:spPr>
                  </pic:pic>
                </a:graphicData>
              </a:graphic>
            </wp:inline>
          </w:drawing>
        </w:r>
      </w:ins>
      <w:del w:id="543" w:author="张人杰" w:date="2026-09-15T20:06:12Z">
        <w:r>
          <w:rPr/>
          <w:drawing>
            <wp:inline distT="0" distB="0" distL="0" distR="0">
              <wp:extent cx="5212080" cy="2163445"/>
              <wp:effectExtent l="0" t="0" r="0" b="0"/>
              <wp:docPr id="107" name="Figure 5a" descr="平台可见性配置、用户表达与内容回流的阶段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5a" descr="平台可见性配置、用户表达与内容回流的阶段链"/>
                      <pic:cNvPicPr>
                        <a:picLocks noChangeAspect="1"/>
                      </pic:cNvPicPr>
                    </pic:nvPicPr>
                    <pic:blipFill>
                      <a:blip r:embed="rId9"/>
                      <a:stretch>
                        <a:fillRect/>
                      </a:stretch>
                    </pic:blipFill>
                    <pic:spPr>
                      <a:xfrm>
                        <a:off x="0" y="0"/>
                        <a:ext cx="5212080" cy="2163944"/>
                      </a:xfrm>
                      <a:prstGeom prst="rect">
                        <a:avLst/>
                      </a:prstGeom>
                    </pic:spPr>
                  </pic:pic>
                </a:graphicData>
              </a:graphic>
            </wp:inline>
          </w:drawing>
        </w:r>
      </w:del>
    </w:p>
    <w:p w14:paraId="587A9B11">
      <w:pPr>
        <w:spacing w:before="0" w:after="120"/>
        <w:jc w:val="center"/>
        <w:rPr>
          <w:ins w:id="545" w:author="张人杰" w:date="2026-09-15T20:15:35Z"/>
        </w:rPr>
      </w:pPr>
      <w:r>
        <w:t>图5a　平台可见性配置、用户表达与内容回流的阶段链。</w:t>
      </w:r>
      <w:del w:id="546" w:author="张人杰" w:date="2026-09-15T20:15:50Z">
        <w:r>
          <w:rPr/>
          <w:delText>左右面板分别呈现W20与W22在三种策展制度下“混合供给中的玩梗份额—Γ输出的玩梗曝光份额—U响应的玩梗型Agent发言率—Agent-only玩梗回流份额”的3-seed均值，误差线为seed间min–max范围。连线仅表示机制顺序，各指标分母不同，不表示同一数量的转化率。混合供给为混合数据，其余指标为模拟数据。</w:delText>
        </w:r>
      </w:del>
    </w:p>
    <w:p w14:paraId="5E130E28">
      <w:pPr>
        <w:spacing w:before="0" w:after="0"/>
        <w:ind w:firstLine="420"/>
        <w:jc w:val="left"/>
        <w:pPrChange w:id="547" w:author="张人杰" w:date="2026-09-15T20:15:40Z">
          <w:pPr>
            <w:spacing w:before="0" w:after="120"/>
            <w:jc w:val="center"/>
          </w:pPr>
        </w:pPrChange>
      </w:pPr>
      <w:ins w:id="548" w:author="张人杰" w:date="2026-09-15T20:15:37Z">
        <w:r>
          <w:rPr>
            <w:rFonts w:hint="eastAsia"/>
          </w:rPr>
          <w:t>图5b展示了三种制度下Agent内容供给的周度变化。W13事件发生后，三种制度下的发帖量均先上升后衰减；W20以后，Chronological和Interest制度出现以玩梗内容为主的二次增长，而Random制度的回升较弱。其中，Interest制度形成了最强的玩梗型用户表达和内容回流。</w:t>
        </w:r>
      </w:ins>
    </w:p>
    <w:p w14:paraId="7A010004">
      <w:pPr>
        <w:keepNext/>
        <w:spacing w:before="120" w:after="60"/>
        <w:jc w:val="center"/>
      </w:pPr>
      <w:r>
        <w:drawing>
          <wp:inline distT="0" distB="0" distL="0" distR="0">
            <wp:extent cx="5212080" cy="1943100"/>
            <wp:effectExtent l="0" t="0" r="0" b="0"/>
            <wp:docPr id="108" name="Figure 5b" descr="三种策展制度下的Agent内容回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5b" descr="三种策展制度下的Agent内容回流"/>
                    <pic:cNvPicPr>
                      <a:picLocks noChangeAspect="1"/>
                    </pic:cNvPicPr>
                  </pic:nvPicPr>
                  <pic:blipFill>
                    <a:blip r:embed="rId10"/>
                    <a:stretch>
                      <a:fillRect/>
                    </a:stretch>
                  </pic:blipFill>
                  <pic:spPr>
                    <a:xfrm>
                      <a:off x="0" y="0"/>
                      <a:ext cx="5212080" cy="1943100"/>
                    </a:xfrm>
                    <a:prstGeom prst="rect">
                      <a:avLst/>
                    </a:prstGeom>
                  </pic:spPr>
                </pic:pic>
              </a:graphicData>
            </a:graphic>
          </wp:inline>
        </w:drawing>
      </w:r>
    </w:p>
    <w:p w14:paraId="7A010005">
      <w:pPr>
        <w:spacing w:before="0" w:after="120"/>
        <w:jc w:val="center"/>
      </w:pPr>
      <w:r>
        <w:t>图5b　三种策展制度下的Agent内容回流。</w:t>
      </w:r>
      <w:del w:id="549" w:author="张人杰" w:date="2026-09-15T20:15:54Z">
        <w:r>
          <w:rPr/>
          <w:delText>三个面板依次为Random、Chronological和Interest制度下各类型Agent自主发帖量的周度构成；结果为3-seed均值，红色虚线标示W13，数据均为模拟数据。</w:delText>
        </w:r>
      </w:del>
    </w:p>
    <w:p w14:paraId="2F04522E">
      <w:pPr>
        <w:ind w:firstLine="420"/>
        <w:pPrChange w:id="550" w:author="张人杰" w:date="2026-09-15T20:17:26Z">
          <w:pPr>
            <w:ind w:firstLine="420"/>
          </w:pPr>
        </w:pPrChange>
      </w:pPr>
      <w:ins w:id="551" w:author="张人杰" w:date="2026-09-15T20:15:24Z">
        <w:r>
          <w:rPr>
            <w:rFonts w:hint="eastAsia"/>
          </w:rPr>
          <w:t>两张图共同表明，平台通过</w:t>
        </w:r>
      </w:ins>
      <m:oMath>
        <w:ins w:id="552" w:author="张人杰" w:date="2026-09-15T20:17:03Z">
          <m:r>
            <m:rPr/>
            <w:rPr>
              <w:rFonts w:hint="default" w:ascii="Cambria Math"/>
            </w:rPr>
            <m:t>(</m:t>
          </m:r>
        </w:ins>
        <w:ins w:id="553" w:author="张人杰" w:date="2026-09-15T20:17:03Z">
          <m:r>
            <m:rPr>
              <m:sty m:val="p"/>
            </m:rPr>
            <w:rPr>
              <w:rFonts w:hint="default" w:ascii="Cambria Math"/>
            </w:rPr>
            <m:t>Γ</m:t>
          </m:r>
        </w:ins>
        <w:ins w:id="554" w:author="张人杰" w:date="2026-09-15T20:17:03Z">
          <m:r>
            <m:rPr/>
            <w:rPr>
              <w:rFonts w:hint="default" w:ascii="Cambria Math"/>
            </w:rPr>
            <m:t>)</m:t>
          </m:r>
        </w:ins>
      </m:oMath>
      <w:ins w:id="555" w:author="张人杰" w:date="2026-09-15T20:15:24Z">
        <w:r>
          <w:rPr>
            <w:rFonts w:hint="eastAsia"/>
          </w:rPr>
          <w:t>组织用户所见的信息流，信息流进入表达效用</w:t>
        </w:r>
      </w:ins>
      <m:oMath>
        <w:ins w:id="556" w:author="张人杰" w:date="2026-09-15T20:17:12Z">
          <m:r>
            <m:rPr/>
            <w:rPr>
              <w:rFonts w:hint="default" w:ascii="Cambria Math"/>
            </w:rPr>
            <m:t>(U)</m:t>
          </m:r>
        </w:ins>
      </m:oMath>
      <w:ins w:id="557" w:author="张人杰" w:date="2026-09-15T20:15:24Z">
        <w:r>
          <w:rPr>
            <w:rFonts w:hint="eastAsia"/>
          </w:rPr>
          <w:t>并影响用户是否发言，用户生成的内容又回到内容池中参与下一轮分发。</w:t>
        </w:r>
      </w:ins>
      <w:ins w:id="558" w:author="张人杰" w:date="2026-09-15T20:18:40Z">
        <w:r>
          <w:rPr>
            <w:rFonts w:hint="eastAsia"/>
            <w:lang w:val="en-US" w:eastAsia="zh-CN"/>
          </w:rPr>
          <w:t>因此，</w:t>
        </w:r>
      </w:ins>
      <w:del w:id="559" w:author="张人杰" w:date="2026-09-15T20:18:24Z">
        <w:r>
          <w:rPr/>
          <w:delText>上述结果表明，</w:delText>
        </w:r>
      </w:del>
      <w:r>
        <w:t>宏观表征漂移并非由曝光量或用户偏好中的任何单一因素决定。平台通过</w:t>
      </w:r>
      <m:oMath>
        <w:ins w:id="560" w:author="张人杰" w:date="2026-09-15T20:18:05Z">
          <m:r>
            <m:rPr>
              <m:sty m:val="p"/>
            </m:rPr>
            <w:rPr>
              <w:rFonts w:hint="default" w:ascii="Cambria Math"/>
            </w:rPr>
            <m:t>Γ</m:t>
          </m:r>
        </w:ins>
      </m:oMath>
      <w:del w:id="561" w:author="张人杰" w:date="2026-09-15T20:18:05Z">
        <w:r>
          <w:rPr/>
          <w:delText>Γ</w:delText>
        </w:r>
      </w:del>
      <w:r>
        <w:t>配置不同用户所见的信息环境，该环境进入表达效用U并改变既有群体的发言概率；用户生成的帖子随后回流公共内容池，成为下一轮策展的供给。不同策展制度由此通过平台可见性配置与用户表达响应的持续耦合，形成不同的表征演化轨迹。</w:t>
      </w:r>
    </w:p>
    <w:p w14:paraId="749E9C7C">
      <w:r>
        <w:rPr>
          <w:b/>
        </w:rPr>
        <w:t>3. B、D、R的数值推演消融</w:t>
      </w:r>
    </w:p>
    <w:p w14:paraId="2BE3B66A">
      <w:pPr>
        <w:ind w:firstLine="420"/>
        <w:rPr>
          <w:ins w:id="562" w:author="张人杰" w:date="2026-09-15T20:26:26Z"/>
          <w:rFonts w:hint="eastAsia"/>
        </w:rPr>
      </w:pPr>
      <w:ins w:id="563" w:author="张人杰" w:date="2026-09-15T20:26:26Z">
        <w:r>
          <w:rPr>
            <w:rFonts w:hint="eastAsia"/>
          </w:rPr>
          <w:t>为检验表达效用U的内部结构，本文以完整模型为参照，分别移除常态表达效用B、意见气候D和注意力余量R。三个消融条件分别对应三个问题：B能否维持事件退潮后的基本表达，D能否使不同类型的用户对当期信息环境产生差异化响应，R能否控制事件影响的持续时间。</w:t>
        </w:r>
      </w:ins>
    </w:p>
    <w:p w14:paraId="7003BDAC">
      <w:pPr>
        <w:ind w:firstLine="420"/>
      </w:pPr>
      <w:del w:id="564" w:author="张人杰" w:date="2026-09-15T20:26:26Z">
        <w:r>
          <w:rPr/>
          <w:delText>已完成的数值推演消融实验</w:delText>
        </w:r>
      </w:del>
      <w:del w:id="565" w:author="张人杰" w:date="2026-09-15T20:26:26Z">
        <w:r>
          <w:rPr>
            <w:rFonts w:hint="default"/>
            <w:lang w:val="en-US"/>
          </w:rPr>
          <w:delText>进一步</w:delText>
        </w:r>
      </w:del>
      <w:del w:id="566" w:author="张人杰" w:date="2026-09-15T20:26:26Z">
        <w:r>
          <w:rPr/>
          <w:delText>检验了表达效用U的内部结构。</w:delText>
        </w:r>
      </w:del>
      <w:r>
        <w:t>去B后，W20–W22全体平均发言率较完整模型下降12.0个百分点，W22总供给由20.77降至1.30人次/周，说明常态锚点避免注意力耗尽后表达机械归零。去D后，W20–W22玩梗型智能体平均发言率下降70.4个百分点，玩梗供给份额由79.4%降至31.0%，说明意见气候承担后期选择性激活。去R后，W16–W19全体平均发言率上升43.2个百分点，多类供给长期保持高位，说明注意力余量的衰减承担事件退潮功能。</w:t>
      </w:r>
    </w:p>
    <w:p w14:paraId="280CBCBF">
      <w:pPr>
        <w:ind w:firstLine="420"/>
        <w:rPr>
          <w:ins w:id="567" w:author="张人杰" w:date="2026-09-15T20:26:13Z"/>
          <w:rFonts w:hint="eastAsia"/>
        </w:rPr>
      </w:pPr>
      <w:ins w:id="568" w:author="张人杰" w:date="2026-09-15T20:26:54Z">
        <w:r>
          <w:rPr>
            <w:rFonts w:hint="eastAsia"/>
          </w:rPr>
          <w:t>三个消融条件呈现出不同的偏离方向：去B导致后期供给枯竭，去D削弱玩梗群体的选择性激活，去R则使事件热度长期维持。由此可见，在U=B+R(D−B)的结构中，B决定表达活动的常态水平，D决定不同群体的响应方向，R决定事件影响的持续时间。三者共同作用，才使模型能够依次生成事件冲击、注意力退潮和玩梗内容二次增长，并在平台策展与用户表达的循环中形成阶段性的表征漂移。</w:t>
        </w:r>
      </w:ins>
      <w:del w:id="569" w:author="张人杰" w:date="2026-09-15T20:26:54Z">
        <w:r>
          <w:rPr/>
          <w:delText>去B条件在W20–W21仍可能出现较高的玩梗构成份额，但同期总供给已接近枯竭，因此比例必须与绝对量联读。三个单因素消融呈现出彼此不同的响应：B维持常态表达下限，D控制后期的类型选择性激活，R推动事件注意力退潮，三者共同构成U得以生成阶段性表征漂移的必要结构。</w:delText>
        </w:r>
      </w:del>
      <w:ins w:id="570" w:author="张人杰" w:date="2026-09-15T20:26:13Z">
        <w:r>
          <w:rPr>
            <w:rFonts w:hint="eastAsia"/>
          </w:rPr>
          <w:t>为检验表达效用U的内部结构，本文以完整模型为参照，分别移除常态表达效用B、意见气候D和注意力余量R。三个消融条件分别对应三个问题：B能否维持事件退潮后的基本表达，D能否使不同类型的用户对当期信息环境产生差异化响应，R能否控制事件影响的持续时间。</w:t>
        </w:r>
      </w:ins>
    </w:p>
    <w:p w14:paraId="1BEB7FEA">
      <w:pPr>
        <w:ind w:firstLine="420"/>
        <w:rPr>
          <w:del w:id="571" w:author="张人杰" w:date="2026-09-15T20:26:58Z"/>
        </w:rPr>
      </w:pPr>
    </w:p>
    <w:p w14:paraId="654D9F49">
      <w:pPr>
        <w:keepNext/>
        <w:spacing w:before="120" w:after="60"/>
        <w:jc w:val="center"/>
      </w:pPr>
      <w:r>
        <w:drawing>
          <wp:inline distT="0" distB="0" distL="0" distR="0">
            <wp:extent cx="5212080" cy="3506470"/>
            <wp:effectExtent l="0" t="0" r="20320" b="24130"/>
            <wp:docPr id="106" name="Figure 6" descr="B D R数值代理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descr="B D R数值代理消融"/>
                    <pic:cNvPicPr>
                      <a:picLocks noChangeAspect="1"/>
                    </pic:cNvPicPr>
                  </pic:nvPicPr>
                  <pic:blipFill>
                    <a:blip r:embed="rId11"/>
                    <a:stretch>
                      <a:fillRect/>
                    </a:stretch>
                  </pic:blipFill>
                  <pic:spPr>
                    <a:xfrm>
                      <a:off x="0" y="0"/>
                      <a:ext cx="5212080" cy="3506738"/>
                    </a:xfrm>
                    <a:prstGeom prst="rect">
                      <a:avLst/>
                    </a:prstGeom>
                  </pic:spPr>
                </pic:pic>
              </a:graphicData>
            </a:graphic>
          </wp:inline>
        </w:drawing>
      </w:r>
    </w:p>
    <w:p w14:paraId="0100ED9F">
      <w:pPr>
        <w:spacing w:before="0" w:after="120"/>
        <w:jc w:val="center"/>
      </w:pPr>
      <w:r>
        <w:t>图6　B、D、R单因素消融下的Agent供给构成。</w:t>
      </w:r>
      <w:del w:id="572" w:author="张人杰" w:date="2026-09-15T20:20:19Z">
        <w:r>
          <w:rPr/>
          <w:delText>四个面板依次为完整模型、去B、去D和去R；结果为100个配对seed的数值推演均值，统计Agent自主供给并排除固定注入帖。</w:delText>
        </w:r>
      </w:del>
    </w:p>
    <w:p w14:paraId="33F93B3D">
      <w:r>
        <w:rPr>
          <w:b/>
        </w:rPr>
        <w:t>4. 作用边界与结果约束</w:t>
      </w:r>
    </w:p>
    <w:p w14:paraId="4C7871EC">
      <w:pPr>
        <w:ind w:firstLine="420"/>
      </w:pPr>
      <w:r>
        <w:t>以上结果支持两个层次的结论。生成性层面，三种制度均捕捉到W20以后玩梗表征快速上升的基本时序，其中Interest制度相对现实五类构成轨迹的平均DTW距离最低。机制比较层面，Interest制度在二次增长阶段产生了最高的玩梗型Agent发言率和最大的玩梗内容回流量，但其W22总体玩梗曝光低于Chronological制度，说明表征演化不能由单一曝光指标解释。核心证据因此指向平台可见性配置与用户表达决策的共同作用，而非平台算法或用户偏好任何一方的单向决定。</w:t>
      </w:r>
    </w:p>
    <w:p w14:paraId="05682E79">
      <w:pPr>
        <w:ind w:firstLine="420"/>
      </w:pPr>
      <w:r>
        <w:t>结论仍受三项边界约束：其一，每种制度只有3个正式seed，包络同时反映随机过程与注入样本差异，制度比较宜作描述性判断；其二，注入池在W17和W18缺少玩梗内容，使仿真对二波之前的连续积累刻画不足；其三，图4a以Agent-only供给同现实内容构成作结构性比较，二者生成机制不同，数值接近应理解为生成性验证而非同量纲预测。B、D、R消融结果用于识别模型内部机制的方向性作用。</w:t>
      </w:r>
    </w:p>
    <w:p w14:paraId="64A1700A">
      <w:r>
        <w:rPr>
          <w:b/>
        </w:rPr>
        <w:t>五、讨论</w:t>
      </w:r>
    </w:p>
    <w:p w14:paraId="16E609AA">
      <w:r>
        <w:rPr>
          <w:b/>
        </w:rPr>
        <w:t>1. 机制层面的解释</w:t>
      </w:r>
    </w:p>
    <w:p w14:paraId="3B095579">
      <w:r>
        <w:t>三臂比较表明，不同策展制度不仅改变内容的总体可见度，也会改变可见内容与既有用户类型之间的匹配关系，并由此形成不同的话语演化动力。Interest制度在受限多变量DTW评价中取得最低平均距离，同时在W20—W22产生了最强的玩梗型用户激活和内容回流。其机制优势并不表现为对玩梗内容总体曝光量的简单最大化，而在于将个体信息流与Agent的既有类型特征相联系，使差异化曝光进入表达效用U，并通过用户发帖回流持续重组后续内容环境。宏观表征漂移因而应被理解为平台策展与用户表达循环作用的结果。</w:t>
      </w:r>
    </w:p>
    <w:p w14:paraId="5775A07C">
      <w:r>
        <w:rPr>
          <w:b/>
        </w:rPr>
        <w:t>2. 与既有文献的对话</w:t>
      </w:r>
    </w:p>
    <w:p w14:paraId="645186C7">
      <w:r>
        <w:t>本研究的发现可与三条文献脉络相互印证。在数字哀悼方面，真实数据呈现的spike+decay形态与West等对公众人物逝后注意力模式的刻画一致，而仿真进一步揭示了悼念退潮之后玩梗接续的机制条件——这正是既有研究多停留于"被记住多少"而较少触及的"被记住什么"的转向。在迷因传播方面，本研究回应了"玩梗为何在悼念退潮后才大规模爆发"的时序之问：沉默螺旋与注意力衰减共同构成了悼念让位、玩梗起爆的时序前提，单纯的内容可复制性不足以解释这一延迟。在算法策展方面，本研究支持"算法可放大与重组既有表达"的判断，但通过收窄主张表明，这种放大并非均匀作用于全局话语，而是在玩梗通道最为显著——这与曝光结构改变不等同于全局认知转变的实证结论相呼应。</w:t>
      </w:r>
    </w:p>
    <w:p w14:paraId="21CA2D10">
      <w:r>
        <w:rPr>
          <w:b/>
        </w:rPr>
        <w:t>3. 平台治理含义</w:t>
      </w:r>
    </w:p>
    <w:p w14:paraId="6FBD0652">
      <w:r>
        <w:t>三臂对比的差异化结果提示，分发规则是塑造逝后话语形态的可干预杠杆。若平台意在缓解逝者被迷因化消费的趋势，调整推荐逻辑（如降低高情绪可复制内容的曝光增益）可能比单纯的内容删除更接近机制层面的治理。但本研究仅在机制建构层面展示这种可能性，并未对具体治理方案作因果评估，相关推论应止于"方向性提示"。</w:t>
      </w:r>
    </w:p>
    <w:p w14:paraId="3331D817">
      <w:r>
        <w:rPr>
          <w:b/>
        </w:rPr>
        <w:t>六、结论与局限</w:t>
      </w:r>
    </w:p>
    <w:p w14:paraId="1B46F291">
      <w:r>
        <w:rPr>
          <w:b/>
        </w:rPr>
        <w:t>1. 主要贡献</w:t>
      </w:r>
    </w:p>
    <w:p w14:paraId="130B0C58">
      <w:r>
        <w:t>本研究以基于大语言模型的多智能体仿真，建构并考察了“平台策展—用户表达”循环作用下公众人物逝后社交媒体表征的转移，主要贡献如下。其一，机制建构：以Γ描述平台对可见性的组织，以U描述用户发声或沉默，并通过词表约束的内容生成完成反馈循环。其二，现象解释：正式仿真表明，现实输入、平台策展与用户表达可以共同涌现“教育—悼念—玩梗”的表征转移；B、D、R数值推演消融进一步识别了常态锚点、意见气候和注意力余量的方向性作用。其三，制度比较：Interest制度在受限多变量DTW评价中取得最低平均距离，并在二次增长阶段形成最强的玩梗型用户激活与内容回流，表明信息流生成制度会通过改变用户表达和内容回流，塑造表征漂移的幅度与路径。</w:t>
      </w:r>
    </w:p>
    <w:p w14:paraId="7D1C65ED">
      <w:r>
        <w:rPr>
          <w:b/>
        </w:rPr>
        <w:t>2. 局限</w:t>
      </w:r>
    </w:p>
    <w:p w14:paraId="5F4ECC6F">
      <w:r>
        <w:t>本研究存在如下局限，逐条列出以划定结论的适用边界。其一，各正式实验臂仅3次重复，相关比较宜作描述性判断。其二，seed同时更换了注入样本，标准差合并了随机过程与注入池重采样差异，并非纯Monte Carlo误差。其三，注入池在W17和W18缺少玩梗内容，使模型难以生成现实中低水平、连续积累的玩梗轨迹。其四，仿真绝对量与真实数据存在量纲差，绝对量只用于比较归一化后的形态，不直接比较规模。其五，研究为单案例设计，结论向其他逝者或事件外推需谨慎。其六，大语言模型驱动的智能体具有黑箱属性，本研究只在输入—输出层面保证可控与可追溯。其七，100个智能体、11周的规模应理解为机制建模，而非平台级舆情的代表性再现。其八，B、D、R消融基于100个配对seed的数值推演，其结论限于模型规则内部的方向性识别。其九，本研究旨在进行生成性验证与制度比较，不将模型内差异直接表述为现实平台算法的净因果效应。</w:t>
      </w:r>
    </w:p>
    <w:p w14:paraId="6F8FAA29">
      <w:r>
        <w:rPr>
          <w:b/>
        </w:rPr>
        <w:t>3. 未来工作</w:t>
      </w:r>
    </w:p>
    <w:p w14:paraId="3B9644E6">
      <w:r>
        <w:t>后续研究可在如下方向延伸：扩大种子数与案例覆盖以增强统计推断力；引入不同网络拓扑与平台结构考察结构敏感度；对推荐逻辑中的热度信号作系统性敏感性分析；以更长的真实数据窗口支撑参数标定与验证。</w:t>
      </w:r>
    </w:p>
    <w:p w14:paraId="007AAB8F">
      <w:r>
        <w:t>综上，本研究为公众人物逝后数字表征的转移提供了一个可操作、可证伪的机制解释框架，并指出不同分发规则对话语演化形态的差异化塑造，为理解算法时代的公共话语演化提供了机制层面的参照。</w:t>
      </w:r>
    </w:p>
    <w:p w14:paraId="0513D2E9">
      <w:r>
        <w:rPr>
          <w:b/>
        </w:rPr>
        <w:t>附录A　Prompt模板</w:t>
      </w:r>
    </w:p>
    <w:p w14:paraId="5A74D4FF">
      <w:r>
        <w:t>本研究智能体的系统提示与发言决策提示原文如下〔待填：system prompt与decision prompt的逐字全文，以图或附录文本形式呈现，确保可复现〕。</w:t>
      </w:r>
    </w:p>
    <w:p w14:paraId="5CF91D6C">
      <w:r>
        <w:rPr>
          <w:b/>
        </w:rPr>
        <w:t>附录B　算法伪代码</w:t>
      </w:r>
    </w:p>
    <w:p w14:paraId="2EB104CE">
      <w:r>
        <w:t>〔待填：仿真主循环伪代码，标注各步骤对应哪个prompt或公式〕。</w:t>
      </w:r>
    </w:p>
    <w:p w14:paraId="34AB66D2">
      <w:r>
        <w:rPr>
          <w:b/>
        </w:rPr>
        <w:t>附录C　代码与数据可得性</w:t>
      </w:r>
    </w:p>
    <w:p w14:paraId="36BC9764">
      <w:r>
        <w:t>〔待填：代码仓库链接、真实打标数据的获取方式与使用限制〕。</w:t>
      </w:r>
    </w:p>
    <w:p w14:paraId="59350082">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方正黑体_GBK" w:hAnsi="方正黑体_GBK" w:eastAsia="方正黑体_GBK" w:cs="方正黑体_GBK"/>
          <w:b/>
          <w:bCs/>
          <w:color w:val="auto"/>
          <w:kern w:val="0"/>
          <w:sz w:val="28"/>
          <w:szCs w:val="28"/>
          <w:highlight w:val="none"/>
          <w:shd w:val="clear" w:fill="FFFFFF"/>
          <w:lang w:val="en-US" w:eastAsia="zh-CN" w:bidi="ar"/>
        </w:rPr>
      </w:pPr>
      <w:r>
        <w:rPr>
          <w:rFonts w:hint="eastAsia" w:ascii="方正黑体_GBK" w:hAnsi="方正黑体_GBK" w:eastAsia="方正黑体_GBK" w:cs="方正黑体_GBK"/>
          <w:b/>
          <w:bCs/>
          <w:color w:val="auto"/>
          <w:kern w:val="0"/>
          <w:sz w:val="28"/>
          <w:szCs w:val="28"/>
          <w:highlight w:val="none"/>
          <w:shd w:val="clear" w:fill="FFFFFF"/>
          <w:lang w:val="en-US" w:eastAsia="zh-CN" w:bidi="ar"/>
        </w:rPr>
        <w:t>参考文献</w:t>
      </w:r>
    </w:p>
    <w:p w14:paraId="7BEB38F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[2] 周葆华, 钟媛. “春天的花开秋天的风”：社交媒体、集体悼念与延展性情感空间——以李文亮微博评论（2020—2021）为例的计算传播分析[J]. 国际新闻界, 2021, 43(3): 79-106. DOI: [10.13495/j.cnki.cjjc.2021.03.005](https://doi.org/10.13495/j.cnki.cjjc.2021.03.005).</w:t>
      </w:r>
    </w:p>
    <w:p w14:paraId="51E3D0E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78D52F8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[3] 高嘉潞. 陌生人的社会共悼：中国特色的数字哀悼与持续性联结[J]. 吉首大学学报（社会科学版）, 2024, 45(2): 150-160. DOI: [10.13438/j.cnki.jdxb.2024.02.016](https://doi.org/10.13438/j.cnki.jdxb.2024.02.016).</w:t>
      </w:r>
    </w:p>
    <w:p w14:paraId="1811DF1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7268F6D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[4] ERIKSSON KRUTRÖK M. Algorithmic closeness in mourning: Vernaculars of the hashtag #grief on TikTok[J]. Social Media + Society, 2021, 7(3). DOI: [10.1177/20563051211042396](https://doi.org/10.1177/20563051211042396).</w:t>
      </w:r>
    </w:p>
    <w:p w14:paraId="21C3D39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42A0371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[5] LIN L, LU Z. Douyin as a memorial gathering for CoCo: Algorithmic experiences of online collective mourning[J]. Proceedings of the ACM on Human-Computer Interaction, 2025, 9(2): 1-22. DOI: [10.1145/3710964](https://doi.org/10.1145/3710964).</w:t>
      </w:r>
    </w:p>
    <w:p w14:paraId="14E8119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77C8AF5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[6] AKHTHER N, TETTEH D A. Global mediatized death and emotion: Parasocial grieving-mourning #stephenhawking on Twitter[J]. OMEGA—Journal of Death and Dying, 2023, 87(1): 126-145. DOI: [10.1177/00302228211014775](https://doi.org/10.1177/00302228211014775).</w:t>
      </w:r>
    </w:p>
    <w:p w14:paraId="1D9CD29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1DF7507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[7] TRILLÒ T, HALLINAN B, SHIFMAN L. A typology of social media rituals[J]. Journal of Computer-Mediated Communication, 2022, 27(4): zmac011. DOI: [10.1093/jcmc/zmac011](https://doi.org/10.1093/jcmc/zmac011).</w:t>
      </w:r>
    </w:p>
    <w:p w14:paraId="5BBB8E2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630EA22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[8] WEST R, LESKOVEC J, POTTS C. Postmortem memory of public figures in news and social media[J]. Proceedings of the National Academy of Sciences, 2021, 118(38): e2106152118. DOI: [10.1073/pnas.2106152118](https://doi.org/10.1073/pnas.2106152118).</w:t>
      </w:r>
    </w:p>
    <w:p w14:paraId="6256F5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788C994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[9] SHIFMAN L. Memes in digital culture[M]. Cambridge, MA: MIT Press, 2014.</w:t>
      </w:r>
    </w:p>
    <w:p w14:paraId="2174301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6ACC536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[10] NISSENBAUM A, SHIFMAN L. Internet memes as contested cultural capital: The case of 4chan’s /b/ board[J]. New Media &amp; Society, 2017, 19(4): 483-501. DOI: [10.1177/1461444815609313](https://doi.org/10.1177/1461444815609313).</w:t>
      </w:r>
    </w:p>
    <w:p w14:paraId="0AD9E0A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0004ECD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[11] PHILLIPS W, MILNER R M. The ambivalent internet: Mischief, oddity, and antagonism online[M]. Cambridge: Polity Press, 2017.</w:t>
      </w:r>
    </w:p>
    <w:p w14:paraId="60C27D1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6DC0261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[12] LING C, ABUHILAL I, BLACKBURN J, et al. Dissecting the meme magic: Understanding indicators of virality in image memes[J]. Proceedings of the ACM on Human-Computer Interaction, 2021, 5(CSCW1): 1-24. DOI: [10.1145/3449155](https://doi.org/10.1145/3449155).</w:t>
      </w:r>
    </w:p>
    <w:p w14:paraId="2B21C8E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38F70F0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[13] MASCARENHAS M, FRIEDMAN D A, CORDES R J. Bridging gaps in image meme research: A multidisciplinary paradigm for scaling up qualitative analyses[J]. Journal of the Association for Information Science and Technology, 2024, 75(10): 1087-1103. DOI: [10.1002/asi.24900](https://doi.org/10.1002/asi.24900).</w:t>
      </w:r>
    </w:p>
    <w:p w14:paraId="3E3269A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54E61D2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[14] SWART J. Experiencing algorithms: How young people understand, feel about, and engage with algorithmic news selection on social media[J]. Social Media + Society, 2021, 7(2). DOI: [10.1177/20563051211008828](https://doi.org/10.1177/20563051211008828).</w:t>
      </w:r>
    </w:p>
    <w:p w14:paraId="087D626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683218F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[15] KANG H, LOU C. AI agency vs. human agency: Understanding human-AI interactions on TikTok and their implications for user engagement[J]. Journal of Computer-Mediated Communication, 2022, 27(5): zmac014. DOI: [10.1093/jcmc/zmac014](https://doi.org/10.1093/jcmc/zmac014).</w:t>
      </w:r>
    </w:p>
    <w:p w14:paraId="186B7DF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77CCFC6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[16] 李红涛, 刘于思, 程萧潇. 数字符像事件的生成——短视频策展与新冠记忆的展演[J]. 国际新闻界, 2024, 46(4): 90-112.</w:t>
      </w:r>
    </w:p>
    <w:p w14:paraId="0A18C3C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06E6FA0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[17] METZLER H, GARCIA D. Social drivers and algorithmic mechanisms on digital media[J]. Perspectives on Psychological Science, 2024, 19(5): 735-748. DOI: [10.1177/17456916231185057](https://doi.org/10.1177/17456916231185057).</w:t>
      </w:r>
    </w:p>
    <w:p w14:paraId="489963F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010FF70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[18] HUSZÁR F, KTENA S I, O’BRIEN C, et al. Algorithmic amplification of politics on Twitter[J]. Proceedings of the National Academy of Sciences, 2022, 119(1): e2025334119. DOI: [10.1073/pnas.2025334119](https://doi.org/10.1073/pnas.2025334119).</w:t>
      </w:r>
    </w:p>
    <w:p w14:paraId="6540B42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0453D35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[19] GUESS A M, MALHOTRA N, PAN J, et al. Reshares on social media amplify political news but do not detectably affect beliefs or opinions[J]. Science, 2023, 381(6656): 404-408. DOI: [10.1126/science.add8424](https://doi.org/10.1126/science.add8424).</w:t>
      </w:r>
    </w:p>
    <w:p w14:paraId="0260499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08DF96F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[20] GREEN J, MCCABE S, SHUGARS S, et al. Curation bubbles[J]. American Political Science Review, 2025, 119(4): 1704-1722. DOI: [10.1017/S0003055424000984](https://doi.org/10.1017/S0003055424000984).</w:t>
      </w:r>
    </w:p>
    <w:p w14:paraId="16AADF3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1523724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[21] WAN R, TONG L, KNEAREM T, et al. Hashtag re-appropriation for audience control on recommendation-driven social media Xiaohongshu (rednote)[C]//Proceedings of the 2025 CHI Conference on Human Factors in Computing Systems. New York: ACM, 2025: 1-25. DOI: [10.1145/3706598.3713379](https://doi.org/10.1145/3706598.3713379).</w:t>
      </w:r>
    </w:p>
    <w:p w14:paraId="443934A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06D4706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[22] HOSSEINMARDI H, GHASEMIAN A, RIVERA-LANAS M, et al. Causally estimating the effect of YouTube’s recommender system using counterfactual bots[J]. Proceedings of the National Academy of Sciences, 2024, 121(8): e2313377121. DOI: [10.1073/pnas.2313377121](https://doi.org/10.1073/pnas.2313377121).</w:t>
      </w:r>
    </w:p>
    <w:p w14:paraId="68CF847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p>
    <w:p w14:paraId="61570BC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kern w:val="0"/>
          <w:sz w:val="24"/>
          <w:szCs w:val="24"/>
          <w:shd w:val="clear" w:fill="FFFFFF"/>
          <w:lang w:val="en-US" w:eastAsia="zh-CN" w:bidi="ar"/>
        </w:rPr>
      </w:pPr>
      <w:r>
        <w:rPr>
          <w:rFonts w:hint="eastAsia" w:ascii="宋体" w:hAnsi="宋体" w:eastAsia="宋体" w:cs="宋体"/>
          <w:b w:val="0"/>
          <w:bCs w:val="0"/>
          <w:color w:val="auto"/>
          <w:kern w:val="0"/>
          <w:sz w:val="24"/>
          <w:szCs w:val="24"/>
          <w:shd w:val="clear" w:fill="FFFFFF"/>
          <w:lang w:val="en-US" w:eastAsia="zh-CN" w:bidi="ar"/>
        </w:rPr>
        <w:t>[23] COLLINS A J, KOEHLER M, LYNCH C J. Methods that support the validation of agent-based models: An overview and discussion[J]. Journal of Artificial Societies and Social Simulation, 2024, 27(1): 1-32. DOI: [10.18564/jasss.5258](https://doi.org/10.18564/jasss.5258).</w:t>
      </w:r>
    </w:p>
    <w:p w14:paraId="373AB81E">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方正黑体_GBK" w:hAnsi="方正黑体_GBK" w:eastAsia="方正黑体_GBK" w:cs="方正黑体_GBK"/>
          <w:b/>
          <w:bCs/>
          <w:color w:val="auto"/>
          <w:kern w:val="0"/>
          <w:sz w:val="28"/>
          <w:szCs w:val="28"/>
          <w:highlight w:val="none"/>
          <w:shd w:val="clear" w:fill="FFFFFF"/>
          <w:lang w:val="en-US" w:eastAsia="zh-CN" w:bidi="ar"/>
        </w:rPr>
      </w:pPr>
    </w:p>
    <w:p w14:paraId="250B05CB">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方正黑体_GBK" w:hAnsi="方正黑体_GBK" w:eastAsia="方正黑体_GBK" w:cs="方正黑体_GBK"/>
          <w:b/>
          <w:bCs/>
          <w:color w:val="auto"/>
          <w:kern w:val="0"/>
          <w:sz w:val="28"/>
          <w:szCs w:val="28"/>
          <w:highlight w:val="none"/>
          <w:shd w:val="clear" w:fill="FFFFFF"/>
          <w:lang w:val="en-US" w:eastAsia="zh-CN" w:bidi="ar"/>
        </w:rPr>
      </w:pPr>
    </w:p>
    <w:sectPr>
      <w:footnotePr>
        <w:numFmt w:val="decimal"/>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w:date="2026-09-14T22:43:41Z" w:initials="">
    <w:p w14:paraId="5EAF5DA2">
      <w:pPr>
        <w:pStyle w:val="2"/>
        <w:rPr>
          <w:rFonts w:hint="default" w:eastAsiaTheme="minorEastAsia"/>
          <w:lang w:val="en-US" w:eastAsia="zh-CN"/>
        </w:rPr>
      </w:pPr>
      <w:r>
        <w:rPr>
          <w:rFonts w:hint="eastAsia"/>
          <w:lang w:val="en-US" w:eastAsia="zh-CN"/>
        </w:rPr>
        <w:t>这部分内容我保留了第一版的，麻烦康康改一下正文，对应看一下文献。</w:t>
      </w:r>
    </w:p>
  </w:comment>
  <w:comment w:id="1" w:author="续昼" w:date="2026-09-14T22:45:05Z" w:initials="">
    <w:p w14:paraId="124E652E">
      <w:pPr>
        <w:pStyle w:val="2"/>
        <w:rPr>
          <w:rFonts w:hint="default" w:eastAsiaTheme="minorEastAsia"/>
          <w:lang w:val="en-US" w:eastAsia="zh-CN"/>
        </w:rPr>
      </w:pPr>
      <w:r>
        <w:rPr>
          <w:rFonts w:hint="eastAsia"/>
          <w:lang w:val="en-US" w:eastAsia="zh-CN"/>
        </w:rPr>
        <w:t>这部分内容是可以的，但“算法策展”这个说法需要再斟酌一下。这部分缩减到2个自然段即可。</w:t>
      </w:r>
    </w:p>
  </w:comment>
  <w:comment w:id="2" w:author="续昼" w:date="2026-09-14T22:48:06Z" w:initials="">
    <w:p w14:paraId="088FCB08">
      <w:pPr>
        <w:pStyle w:val="2"/>
        <w:rPr>
          <w:rFonts w:hint="default" w:eastAsiaTheme="minorEastAsia"/>
          <w:lang w:val="en-US" w:eastAsia="zh-CN"/>
        </w:rPr>
      </w:pPr>
      <w:r>
        <w:rPr>
          <w:rFonts w:hint="eastAsia"/>
          <w:lang w:val="en-US" w:eastAsia="zh-CN"/>
        </w:rPr>
        <w:t>和工科同学再对一下</w:t>
      </w:r>
    </w:p>
  </w:comment>
  <w:comment w:id="3" w:author="续昼" w:date="2026-09-14T23:02:10Z" w:initials="">
    <w:p w14:paraId="3915F94A">
      <w:pPr>
        <w:pStyle w:val="2"/>
        <w:rPr>
          <w:rFonts w:hint="default" w:eastAsiaTheme="minorEastAsia"/>
          <w:lang w:val="en-US" w:eastAsia="zh-CN"/>
        </w:rPr>
      </w:pPr>
      <w:r>
        <w:rPr>
          <w:rFonts w:hint="eastAsia"/>
          <w:lang w:val="en-US" w:eastAsia="zh-CN"/>
        </w:rPr>
        <w:t>这部分需要锭云和人杰添加一下这俩理论参考的参数/公式设置的文献。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AF5DA2" w15:done="0"/>
  <w15:commentEx w15:paraId="124E652E" w15:done="0"/>
  <w15:commentEx w15:paraId="088FCB08" w15:done="0"/>
  <w15:commentEx w15:paraId="3915F94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0">
    <w:p>
      <w:r>
        <w:separator/>
      </w:r>
    </w:p>
  </w:footnote>
  <w:footnote w:type="continuationSeparator" w:id="61">
    <w:p>
      <w:r>
        <w:continuationSeparator/>
      </w:r>
    </w:p>
  </w:footnote>
  <w:footnote w:id="0">
    <w:p w14:paraId="05B9FA36">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0" w:author="续昼" w:date="2026-09-15T17:58:48Z"/>
          <w:rFonts w:ascii="Times New Roman" w:hAnsi="Times New Roman" w:eastAsiaTheme="minorEastAsia"/>
          <w:sz w:val="18"/>
        </w:rPr>
      </w:pPr>
      <w:ins w:id="1" w:author="续昼" w:date="2026-09-15T17:58:48Z">
        <w:r>
          <w:rPr>
            <w:rStyle w:val="7"/>
          </w:rPr>
          <w:t>[</w:t>
        </w:r>
      </w:ins>
      <w:ins w:id="2" w:author="续昼" w:date="2026-09-15T17:58:48Z">
        <w:r>
          <w:rPr>
            <w:rStyle w:val="7"/>
          </w:rPr>
          <w:footnoteRef/>
        </w:r>
      </w:ins>
      <w:ins w:id="3" w:author="续昼" w:date="2026-09-15T17:58:48Z">
        <w:r>
          <w:rPr>
            <w:rStyle w:val="7"/>
          </w:rPr>
          <w:t>]</w:t>
        </w:r>
      </w:ins>
      <w:ins w:id="4" w:author="续昼" w:date="2026-09-15T17:58:48Z">
        <w:r>
          <w:rPr/>
          <w:t xml:space="preserve"> </w:t>
        </w:r>
      </w:ins>
      <w:ins w:id="5" w:author="续昼" w:date="2026-09-15T17:58:48Z">
        <w:r>
          <w:rPr>
            <w:rFonts w:hint="eastAsia"/>
          </w:rPr>
          <w:t>周葆华,</w:t>
        </w:r>
      </w:ins>
      <w:ins w:id="6" w:author="续昼" w:date="2026-09-15T17:58:48Z">
        <w:r>
          <w:rPr>
            <w:rFonts w:hint="eastAsia"/>
            <w:lang w:val="en-US" w:eastAsia="zh-CN"/>
          </w:rPr>
          <w:t xml:space="preserve"> </w:t>
        </w:r>
      </w:ins>
      <w:ins w:id="7" w:author="续昼" w:date="2026-09-15T17:58:48Z">
        <w:r>
          <w:rPr>
            <w:rFonts w:hint="eastAsia"/>
          </w:rPr>
          <w:t>钟媛. “春天的花开秋天的风”：社交媒体、集体悼念与延展性情感</w:t>
        </w:r>
      </w:ins>
      <w:ins w:id="8" w:author="续昼" w:date="2026-09-15T17:58:48Z">
        <w:r>
          <w:rPr>
            <w:rFonts w:hint="eastAsia" w:ascii="Times New Roman" w:hAnsi="Times New Roman" w:eastAsiaTheme="minorEastAsia"/>
            <w:sz w:val="18"/>
          </w:rPr>
          <w:t>空间——以李文亮微博评论（2020—2021）为例的计算传播分析[J]. 国际新闻界, 2021, 43(3): 79-106. DOI: [10.13495/j.cnki.cjjc.2021.03.005](https://doi.org/10.13495/j.cnki.cjjc.2021.03.005).</w:t>
        </w:r>
      </w:ins>
    </w:p>
  </w:footnote>
  <w:footnote w:id="1">
    <w:p w14:paraId="68CF363E">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9" w:author="续昼" w:date="2026-09-15T17:58:48Z"/>
          <w:rFonts w:ascii="Times New Roman" w:hAnsi="Times New Roman" w:eastAsiaTheme="minorEastAsia"/>
          <w:sz w:val="18"/>
        </w:rPr>
      </w:pPr>
      <w:ins w:id="10" w:author="续昼" w:date="2026-09-15T17:58:48Z">
        <w:r>
          <w:rPr>
            <w:rStyle w:val="7"/>
            <w:rFonts w:ascii="Times New Roman" w:hAnsi="Times New Roman" w:eastAsiaTheme="minorEastAsia"/>
            <w:sz w:val="18"/>
          </w:rPr>
          <w:t>[</w:t>
        </w:r>
      </w:ins>
      <w:ins w:id="11" w:author="续昼" w:date="2026-09-15T17:58:48Z">
        <w:r>
          <w:rPr>
            <w:rStyle w:val="7"/>
            <w:rFonts w:ascii="Times New Roman" w:hAnsi="Times New Roman" w:eastAsiaTheme="minorEastAsia"/>
            <w:sz w:val="18"/>
          </w:rPr>
          <w:footnoteRef/>
        </w:r>
      </w:ins>
      <w:ins w:id="12" w:author="续昼" w:date="2026-09-15T17:58:48Z">
        <w:r>
          <w:rPr>
            <w:rStyle w:val="7"/>
            <w:rFonts w:ascii="Times New Roman" w:hAnsi="Times New Roman" w:eastAsiaTheme="minorEastAsia"/>
            <w:sz w:val="18"/>
          </w:rPr>
          <w:t>]</w:t>
        </w:r>
      </w:ins>
      <w:ins w:id="13" w:author="续昼" w:date="2026-09-15T17:58:48Z">
        <w:r>
          <w:rPr>
            <w:rFonts w:ascii="Times New Roman" w:hAnsi="Times New Roman" w:eastAsiaTheme="minorEastAsia"/>
            <w:sz w:val="18"/>
          </w:rPr>
          <w:t xml:space="preserve"> </w:t>
        </w:r>
      </w:ins>
      <w:ins w:id="14" w:author="续昼" w:date="2026-09-15T17:58:48Z">
        <w:r>
          <w:rPr>
            <w:rFonts w:hint="eastAsia" w:ascii="Times New Roman" w:hAnsi="Times New Roman" w:eastAsiaTheme="minorEastAsia"/>
            <w:sz w:val="18"/>
          </w:rPr>
          <w:t>高嘉潞. 陌生人的社会共悼：中国特色的数字哀悼与持续性联结[J]. 吉首大学学报（社会科学版）, 2024, 45(2): 150-160. DOI: [10.13438/j.cnki.jdxb.2024.02.016](https://doi.org/10.13438/j.cnki.jdxb.2024.02.016).</w:t>
        </w:r>
      </w:ins>
    </w:p>
  </w:footnote>
  <w:footnote w:id="2">
    <w:p w14:paraId="71505293">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15" w:author="续昼" w:date="2026-09-15T17:58:48Z"/>
          <w:rFonts w:ascii="Times New Roman" w:hAnsi="Times New Roman" w:eastAsiaTheme="minorEastAsia"/>
          <w:sz w:val="18"/>
        </w:rPr>
      </w:pPr>
      <w:ins w:id="16" w:author="续昼" w:date="2026-09-15T17:58:48Z">
        <w:r>
          <w:rPr>
            <w:rStyle w:val="7"/>
            <w:rFonts w:ascii="Times New Roman" w:hAnsi="Times New Roman" w:eastAsiaTheme="minorEastAsia"/>
            <w:sz w:val="18"/>
          </w:rPr>
          <w:t>[</w:t>
        </w:r>
      </w:ins>
      <w:ins w:id="17" w:author="续昼" w:date="2026-09-15T17:58:48Z">
        <w:r>
          <w:rPr>
            <w:rStyle w:val="7"/>
            <w:rFonts w:ascii="Times New Roman" w:hAnsi="Times New Roman" w:eastAsiaTheme="minorEastAsia"/>
            <w:sz w:val="18"/>
          </w:rPr>
          <w:footnoteRef/>
        </w:r>
      </w:ins>
      <w:ins w:id="18" w:author="续昼" w:date="2026-09-15T17:58:48Z">
        <w:r>
          <w:rPr>
            <w:rStyle w:val="7"/>
            <w:rFonts w:ascii="Times New Roman" w:hAnsi="Times New Roman" w:eastAsiaTheme="minorEastAsia"/>
            <w:sz w:val="18"/>
          </w:rPr>
          <w:t>]</w:t>
        </w:r>
      </w:ins>
      <w:ins w:id="19" w:author="续昼" w:date="2026-09-15T17:58:48Z">
        <w:r>
          <w:rPr>
            <w:rFonts w:ascii="Times New Roman" w:hAnsi="Times New Roman" w:eastAsiaTheme="minorEastAsia"/>
            <w:sz w:val="18"/>
          </w:rPr>
          <w:t xml:space="preserve"> </w:t>
        </w:r>
      </w:ins>
      <w:ins w:id="20" w:author="续昼" w:date="2026-09-15T17:58:48Z">
        <w:r>
          <w:rPr>
            <w:rFonts w:hint="eastAsia" w:ascii="Times New Roman" w:hAnsi="Times New Roman" w:eastAsiaTheme="minorEastAsia"/>
            <w:sz w:val="18"/>
          </w:rPr>
          <w:t>ERIKSSON KRUTRÖK M. Algorithmic closeness in mourning: Vernaculars of the hashtag #grief on TikTok[J]. Social Media + Society, 2021, 7(3): 1-12. DOI: 10.1177/20563051211042396.</w:t>
        </w:r>
      </w:ins>
    </w:p>
  </w:footnote>
  <w:footnote w:id="3">
    <w:p w14:paraId="3278F99A">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21" w:author="续昼" w:date="2026-09-15T17:58:48Z"/>
          <w:rFonts w:ascii="Times New Roman" w:hAnsi="Times New Roman" w:eastAsiaTheme="minorEastAsia"/>
          <w:sz w:val="18"/>
        </w:rPr>
      </w:pPr>
      <w:ins w:id="22" w:author="续昼" w:date="2026-09-15T17:58:48Z">
        <w:r>
          <w:rPr>
            <w:rStyle w:val="7"/>
            <w:rFonts w:ascii="Times New Roman" w:hAnsi="Times New Roman" w:eastAsiaTheme="minorEastAsia"/>
            <w:sz w:val="18"/>
          </w:rPr>
          <w:t>[</w:t>
        </w:r>
      </w:ins>
      <w:ins w:id="23" w:author="续昼" w:date="2026-09-15T17:58:48Z">
        <w:r>
          <w:rPr>
            <w:rStyle w:val="7"/>
            <w:rFonts w:ascii="Times New Roman" w:hAnsi="Times New Roman" w:eastAsiaTheme="minorEastAsia"/>
            <w:sz w:val="18"/>
          </w:rPr>
          <w:footnoteRef/>
        </w:r>
      </w:ins>
      <w:ins w:id="24" w:author="续昼" w:date="2026-09-15T17:58:48Z">
        <w:r>
          <w:rPr>
            <w:rStyle w:val="7"/>
            <w:rFonts w:ascii="Times New Roman" w:hAnsi="Times New Roman" w:eastAsiaTheme="minorEastAsia"/>
            <w:sz w:val="18"/>
          </w:rPr>
          <w:t>]</w:t>
        </w:r>
      </w:ins>
      <w:ins w:id="25" w:author="续昼" w:date="2026-09-15T17:58:48Z">
        <w:r>
          <w:rPr>
            <w:rFonts w:ascii="Times New Roman" w:hAnsi="Times New Roman" w:eastAsiaTheme="minorEastAsia"/>
            <w:sz w:val="18"/>
          </w:rPr>
          <w:t xml:space="preserve"> </w:t>
        </w:r>
      </w:ins>
      <w:ins w:id="26" w:author="续昼" w:date="2026-09-15T17:58:48Z">
        <w:r>
          <w:rPr>
            <w:rFonts w:hint="eastAsia" w:ascii="Times New Roman" w:hAnsi="Times New Roman" w:eastAsiaTheme="minorEastAsia"/>
            <w:sz w:val="18"/>
          </w:rPr>
          <w:t>LIN L, LU Z. Douyin as a memorial gathering for CoCo: Algorithmic experiences of online collective mourning[J]. Proceedings of the ACM on Human-Computer Interaction, 2025, 9(2): Article CSCW066, 1-22. DOI: 10.1145/3710964.</w:t>
        </w:r>
      </w:ins>
    </w:p>
  </w:footnote>
  <w:footnote w:id="4">
    <w:p w14:paraId="4C1D42D7">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27" w:author="续昼" w:date="2026-09-15T17:58:48Z"/>
          <w:rFonts w:ascii="Times New Roman" w:hAnsi="Times New Roman" w:eastAsiaTheme="minorEastAsia"/>
          <w:sz w:val="18"/>
        </w:rPr>
      </w:pPr>
      <w:ins w:id="28" w:author="续昼" w:date="2026-09-15T17:58:48Z">
        <w:r>
          <w:rPr>
            <w:rStyle w:val="7"/>
            <w:rFonts w:ascii="Times New Roman" w:hAnsi="Times New Roman" w:eastAsiaTheme="minorEastAsia"/>
            <w:sz w:val="18"/>
          </w:rPr>
          <w:t>[</w:t>
        </w:r>
      </w:ins>
      <w:ins w:id="29" w:author="续昼" w:date="2026-09-15T17:58:48Z">
        <w:r>
          <w:rPr>
            <w:rStyle w:val="7"/>
            <w:rFonts w:ascii="Times New Roman" w:hAnsi="Times New Roman" w:eastAsiaTheme="minorEastAsia"/>
            <w:sz w:val="18"/>
          </w:rPr>
          <w:footnoteRef/>
        </w:r>
      </w:ins>
      <w:ins w:id="30" w:author="续昼" w:date="2026-09-15T17:58:48Z">
        <w:r>
          <w:rPr>
            <w:rStyle w:val="7"/>
            <w:rFonts w:ascii="Times New Roman" w:hAnsi="Times New Roman" w:eastAsiaTheme="minorEastAsia"/>
            <w:sz w:val="18"/>
          </w:rPr>
          <w:t>]</w:t>
        </w:r>
      </w:ins>
      <w:ins w:id="31" w:author="续昼" w:date="2026-09-15T17:58:48Z">
        <w:r>
          <w:rPr>
            <w:rFonts w:ascii="Times New Roman" w:hAnsi="Times New Roman" w:eastAsiaTheme="minorEastAsia"/>
            <w:sz w:val="18"/>
          </w:rPr>
          <w:t xml:space="preserve"> </w:t>
        </w:r>
      </w:ins>
      <w:ins w:id="32" w:author="续昼" w:date="2026-09-15T17:58:48Z">
        <w:r>
          <w:rPr>
            <w:rFonts w:hint="eastAsia" w:ascii="Times New Roman" w:hAnsi="Times New Roman" w:eastAsiaTheme="minorEastAsia"/>
            <w:sz w:val="18"/>
          </w:rPr>
          <w:t>AKHTHER N, TETTEH D A. Global mediatized death and emotion: Parasocial grieving-mourning #stephenhawking on Twitter[J]. OMEGA—Journal of Death and Dying, 2023, 87(1): 126-145. DOI: [10.1177/00302228211014775](https://doi.org/10.1177/00302228211014775).</w:t>
        </w:r>
      </w:ins>
    </w:p>
  </w:footnote>
  <w:footnote w:id="5">
    <w:p w14:paraId="18626FF7">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33" w:author="续昼" w:date="2026-09-15T17:58:48Z"/>
          <w:rFonts w:ascii="Times New Roman" w:hAnsi="Times New Roman" w:eastAsiaTheme="minorEastAsia"/>
          <w:sz w:val="18"/>
        </w:rPr>
      </w:pPr>
      <w:ins w:id="34" w:author="续昼" w:date="2026-09-15T17:58:48Z">
        <w:r>
          <w:rPr>
            <w:rStyle w:val="7"/>
            <w:rFonts w:ascii="Times New Roman" w:hAnsi="Times New Roman" w:eastAsiaTheme="minorEastAsia"/>
            <w:sz w:val="18"/>
          </w:rPr>
          <w:t>[</w:t>
        </w:r>
      </w:ins>
      <w:ins w:id="35" w:author="续昼" w:date="2026-09-15T17:58:48Z">
        <w:r>
          <w:rPr>
            <w:rStyle w:val="7"/>
            <w:rFonts w:ascii="Times New Roman" w:hAnsi="Times New Roman" w:eastAsiaTheme="minorEastAsia"/>
            <w:sz w:val="18"/>
          </w:rPr>
          <w:footnoteRef/>
        </w:r>
      </w:ins>
      <w:ins w:id="36" w:author="续昼" w:date="2026-09-15T17:58:48Z">
        <w:r>
          <w:rPr>
            <w:rStyle w:val="7"/>
            <w:rFonts w:ascii="Times New Roman" w:hAnsi="Times New Roman" w:eastAsiaTheme="minorEastAsia"/>
            <w:sz w:val="18"/>
          </w:rPr>
          <w:t>]</w:t>
        </w:r>
      </w:ins>
      <w:ins w:id="37" w:author="续昼" w:date="2026-09-15T17:58:48Z">
        <w:r>
          <w:rPr>
            <w:rFonts w:ascii="Times New Roman" w:hAnsi="Times New Roman" w:eastAsiaTheme="minorEastAsia"/>
            <w:sz w:val="18"/>
          </w:rPr>
          <w:t xml:space="preserve"> </w:t>
        </w:r>
      </w:ins>
      <w:ins w:id="38" w:author="续昼" w:date="2026-09-15T17:58:48Z">
        <w:r>
          <w:rPr>
            <w:rFonts w:hint="eastAsia" w:ascii="Times New Roman" w:hAnsi="Times New Roman" w:eastAsiaTheme="minorEastAsia"/>
            <w:sz w:val="18"/>
          </w:rPr>
          <w:t>TRILLÒ T, HALLINAN B, SHIFMAN L. A typology of social media rituals[J]. Journal of Computer-Mediated Communication, 2022, 27(4): zmac011. DOI: [10.1093/jcmc/zmac011](https://doi.org/10.1093/jcmc/zmac011).</w:t>
        </w:r>
      </w:ins>
    </w:p>
  </w:footnote>
  <w:footnote w:id="6">
    <w:p w14:paraId="3B82D6D3">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39" w:author="续昼" w:date="2026-09-15T17:58:48Z"/>
          <w:rFonts w:ascii="Times New Roman" w:hAnsi="Times New Roman" w:eastAsiaTheme="minorEastAsia"/>
          <w:sz w:val="18"/>
        </w:rPr>
      </w:pPr>
      <w:ins w:id="40" w:author="续昼" w:date="2026-09-15T17:58:48Z">
        <w:r>
          <w:rPr>
            <w:rStyle w:val="7"/>
            <w:rFonts w:ascii="Times New Roman" w:hAnsi="Times New Roman" w:eastAsiaTheme="minorEastAsia"/>
            <w:sz w:val="18"/>
          </w:rPr>
          <w:t>[</w:t>
        </w:r>
      </w:ins>
      <w:ins w:id="41" w:author="续昼" w:date="2026-09-15T17:58:48Z">
        <w:r>
          <w:rPr>
            <w:rStyle w:val="7"/>
            <w:rFonts w:ascii="Times New Roman" w:hAnsi="Times New Roman" w:eastAsiaTheme="minorEastAsia"/>
            <w:sz w:val="18"/>
          </w:rPr>
          <w:footnoteRef/>
        </w:r>
      </w:ins>
      <w:ins w:id="42" w:author="续昼" w:date="2026-09-15T17:58:48Z">
        <w:r>
          <w:rPr>
            <w:rStyle w:val="7"/>
            <w:rFonts w:ascii="Times New Roman" w:hAnsi="Times New Roman" w:eastAsiaTheme="minorEastAsia"/>
            <w:sz w:val="18"/>
          </w:rPr>
          <w:t>]</w:t>
        </w:r>
      </w:ins>
      <w:ins w:id="43" w:author="续昼" w:date="2026-09-15T17:58:48Z">
        <w:r>
          <w:rPr>
            <w:rFonts w:ascii="Times New Roman" w:hAnsi="Times New Roman" w:eastAsiaTheme="minorEastAsia"/>
            <w:sz w:val="18"/>
          </w:rPr>
          <w:t xml:space="preserve"> </w:t>
        </w:r>
      </w:ins>
      <w:ins w:id="44" w:author="续昼" w:date="2026-09-15T17:58:48Z">
        <w:r>
          <w:rPr>
            <w:rFonts w:hint="eastAsia" w:ascii="Times New Roman" w:hAnsi="Times New Roman" w:eastAsiaTheme="minorEastAsia"/>
            <w:sz w:val="18"/>
          </w:rPr>
          <w:t>WEST R, LESKOVEC J, POTTS C. Postmortem memory of public figures in news and social media[J]. Proceedings of the National Academy of Sciences, 2021, 118(38): e2106152118. DOI: [10.1073/pnas.2106152118](https://doi.org/10.1073/pnas.2106152118).</w:t>
        </w:r>
      </w:ins>
    </w:p>
  </w:footnote>
  <w:footnote w:id="7">
    <w:p w14:paraId="47E32AB9">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45" w:author="续昼" w:date="2026-09-15T17:58:48Z"/>
          <w:rFonts w:ascii="Times New Roman" w:hAnsi="Times New Roman" w:eastAsiaTheme="minorEastAsia"/>
          <w:sz w:val="18"/>
        </w:rPr>
      </w:pPr>
      <w:ins w:id="46" w:author="续昼" w:date="2026-09-15T17:58:48Z">
        <w:r>
          <w:rPr>
            <w:rStyle w:val="7"/>
            <w:rFonts w:ascii="Times New Roman" w:hAnsi="Times New Roman" w:eastAsiaTheme="minorEastAsia"/>
            <w:sz w:val="18"/>
          </w:rPr>
          <w:t>[</w:t>
        </w:r>
      </w:ins>
      <w:ins w:id="47" w:author="续昼" w:date="2026-09-15T17:58:48Z">
        <w:r>
          <w:rPr>
            <w:rStyle w:val="7"/>
            <w:rFonts w:ascii="Times New Roman" w:hAnsi="Times New Roman" w:eastAsiaTheme="minorEastAsia"/>
            <w:sz w:val="18"/>
          </w:rPr>
          <w:footnoteRef/>
        </w:r>
      </w:ins>
      <w:ins w:id="48" w:author="续昼" w:date="2026-09-15T17:58:48Z">
        <w:r>
          <w:rPr>
            <w:rStyle w:val="7"/>
            <w:rFonts w:ascii="Times New Roman" w:hAnsi="Times New Roman" w:eastAsiaTheme="minorEastAsia"/>
            <w:sz w:val="18"/>
          </w:rPr>
          <w:t>]</w:t>
        </w:r>
      </w:ins>
      <w:ins w:id="49" w:author="续昼" w:date="2026-09-15T17:58:48Z">
        <w:r>
          <w:rPr>
            <w:rFonts w:ascii="Times New Roman" w:hAnsi="Times New Roman" w:eastAsiaTheme="minorEastAsia"/>
            <w:sz w:val="18"/>
          </w:rPr>
          <w:t xml:space="preserve"> </w:t>
        </w:r>
      </w:ins>
      <w:ins w:id="50" w:author="续昼" w:date="2026-09-15T17:58:48Z">
        <w:r>
          <w:rPr>
            <w:rFonts w:hint="eastAsia" w:ascii="Times New Roman" w:hAnsi="Times New Roman" w:eastAsiaTheme="minorEastAsia"/>
            <w:sz w:val="18"/>
          </w:rPr>
          <w:t>DAWKINS R. The selfish gene[M]. Oxford: Oxford University Press, 1976.</w:t>
        </w:r>
      </w:ins>
    </w:p>
  </w:footnote>
  <w:footnote w:id="8">
    <w:p w14:paraId="5AF1A716">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51" w:author="续昼" w:date="2026-09-15T17:58:48Z"/>
          <w:rFonts w:ascii="Times New Roman" w:hAnsi="Times New Roman" w:eastAsiaTheme="minorEastAsia"/>
          <w:sz w:val="18"/>
        </w:rPr>
      </w:pPr>
      <w:ins w:id="52" w:author="续昼" w:date="2026-09-15T17:58:48Z">
        <w:r>
          <w:rPr>
            <w:rStyle w:val="7"/>
            <w:rFonts w:ascii="Times New Roman" w:hAnsi="Times New Roman" w:eastAsiaTheme="minorEastAsia"/>
            <w:sz w:val="18"/>
          </w:rPr>
          <w:t>[</w:t>
        </w:r>
      </w:ins>
      <w:ins w:id="53" w:author="续昼" w:date="2026-09-15T17:58:48Z">
        <w:r>
          <w:rPr>
            <w:rStyle w:val="7"/>
            <w:rFonts w:ascii="Times New Roman" w:hAnsi="Times New Roman" w:eastAsiaTheme="minorEastAsia"/>
            <w:sz w:val="18"/>
          </w:rPr>
          <w:footnoteRef/>
        </w:r>
      </w:ins>
      <w:ins w:id="54" w:author="续昼" w:date="2026-09-15T17:58:48Z">
        <w:r>
          <w:rPr>
            <w:rStyle w:val="7"/>
            <w:rFonts w:ascii="Times New Roman" w:hAnsi="Times New Roman" w:eastAsiaTheme="minorEastAsia"/>
            <w:sz w:val="18"/>
          </w:rPr>
          <w:t>]</w:t>
        </w:r>
      </w:ins>
      <w:ins w:id="55" w:author="续昼" w:date="2026-09-15T17:58:48Z">
        <w:r>
          <w:rPr>
            <w:rFonts w:ascii="Times New Roman" w:hAnsi="Times New Roman" w:eastAsiaTheme="minorEastAsia"/>
            <w:sz w:val="18"/>
          </w:rPr>
          <w:t xml:space="preserve"> </w:t>
        </w:r>
      </w:ins>
      <w:ins w:id="56" w:author="续昼" w:date="2026-09-15T17:58:48Z">
        <w:r>
          <w:rPr>
            <w:rFonts w:hint="eastAsia" w:ascii="Times New Roman" w:hAnsi="Times New Roman" w:eastAsiaTheme="minorEastAsia"/>
            <w:sz w:val="18"/>
          </w:rPr>
          <w:t>SHIFMAN L. Memes in digital culture[M]. Cambridge, MA: MIT Press, 2013. DOI: 10.7551/mitpress/9429.001.0001.</w:t>
        </w:r>
      </w:ins>
    </w:p>
  </w:footnote>
  <w:footnote w:id="9">
    <w:p w14:paraId="123C8E44">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57" w:author="续昼" w:date="2026-09-15T17:58:48Z"/>
          <w:rFonts w:ascii="Times New Roman" w:hAnsi="Times New Roman" w:eastAsiaTheme="minorEastAsia"/>
          <w:sz w:val="18"/>
        </w:rPr>
      </w:pPr>
      <w:ins w:id="58" w:author="续昼" w:date="2026-09-15T17:58:48Z">
        <w:r>
          <w:rPr>
            <w:rStyle w:val="7"/>
            <w:rFonts w:ascii="Times New Roman" w:hAnsi="Times New Roman" w:eastAsiaTheme="minorEastAsia"/>
            <w:sz w:val="18"/>
          </w:rPr>
          <w:t>[</w:t>
        </w:r>
      </w:ins>
      <w:ins w:id="59" w:author="续昼" w:date="2026-09-15T17:58:48Z">
        <w:r>
          <w:rPr>
            <w:rStyle w:val="7"/>
            <w:rFonts w:ascii="Times New Roman" w:hAnsi="Times New Roman" w:eastAsiaTheme="minorEastAsia"/>
            <w:sz w:val="18"/>
          </w:rPr>
          <w:footnoteRef/>
        </w:r>
      </w:ins>
      <w:ins w:id="60" w:author="续昼" w:date="2026-09-15T17:58:48Z">
        <w:r>
          <w:rPr>
            <w:rStyle w:val="7"/>
            <w:rFonts w:ascii="Times New Roman" w:hAnsi="Times New Roman" w:eastAsiaTheme="minorEastAsia"/>
            <w:sz w:val="18"/>
          </w:rPr>
          <w:t>]</w:t>
        </w:r>
      </w:ins>
      <w:ins w:id="61" w:author="续昼" w:date="2026-09-15T17:58:48Z">
        <w:r>
          <w:rPr>
            <w:rFonts w:ascii="Times New Roman" w:hAnsi="Times New Roman" w:eastAsiaTheme="minorEastAsia"/>
            <w:sz w:val="18"/>
          </w:rPr>
          <w:t xml:space="preserve"> </w:t>
        </w:r>
      </w:ins>
      <w:ins w:id="62" w:author="续昼" w:date="2026-09-15T17:58:48Z">
        <w:r>
          <w:rPr>
            <w:rFonts w:hint="eastAsia" w:ascii="Times New Roman" w:hAnsi="Times New Roman" w:eastAsiaTheme="minorEastAsia"/>
            <w:sz w:val="18"/>
          </w:rPr>
          <w:t>JENKINS H. Convergence culture: Where old and new media collide[M]. New York: New York University Press, 2006.</w:t>
        </w:r>
      </w:ins>
    </w:p>
  </w:footnote>
  <w:footnote w:id="10">
    <w:p w14:paraId="2AE697C5">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63" w:author="续昼" w:date="2026-09-15T17:58:48Z"/>
          <w:rFonts w:ascii="Times New Roman" w:hAnsi="Times New Roman" w:eastAsiaTheme="minorEastAsia"/>
          <w:sz w:val="18"/>
        </w:rPr>
      </w:pPr>
      <w:ins w:id="64" w:author="续昼" w:date="2026-09-15T17:58:48Z">
        <w:r>
          <w:rPr>
            <w:rStyle w:val="7"/>
            <w:rFonts w:ascii="Times New Roman" w:hAnsi="Times New Roman" w:eastAsiaTheme="minorEastAsia"/>
            <w:sz w:val="18"/>
          </w:rPr>
          <w:t>[</w:t>
        </w:r>
      </w:ins>
      <w:ins w:id="65" w:author="续昼" w:date="2026-09-15T17:58:48Z">
        <w:r>
          <w:rPr>
            <w:rStyle w:val="7"/>
            <w:rFonts w:ascii="Times New Roman" w:hAnsi="Times New Roman" w:eastAsiaTheme="minorEastAsia"/>
            <w:sz w:val="18"/>
          </w:rPr>
          <w:footnoteRef/>
        </w:r>
      </w:ins>
      <w:ins w:id="66" w:author="续昼" w:date="2026-09-15T17:58:48Z">
        <w:r>
          <w:rPr>
            <w:rStyle w:val="7"/>
            <w:rFonts w:ascii="Times New Roman" w:hAnsi="Times New Roman" w:eastAsiaTheme="minorEastAsia"/>
            <w:sz w:val="18"/>
          </w:rPr>
          <w:t>]</w:t>
        </w:r>
      </w:ins>
      <w:ins w:id="67" w:author="续昼" w:date="2026-09-15T17:58:48Z">
        <w:r>
          <w:rPr>
            <w:rFonts w:ascii="Times New Roman" w:hAnsi="Times New Roman" w:eastAsiaTheme="minorEastAsia"/>
            <w:sz w:val="18"/>
          </w:rPr>
          <w:t xml:space="preserve"> </w:t>
        </w:r>
      </w:ins>
      <w:ins w:id="68" w:author="续昼" w:date="2026-09-15T17:58:48Z">
        <w:r>
          <w:rPr>
            <w:rFonts w:hint="eastAsia" w:ascii="Times New Roman" w:hAnsi="Times New Roman" w:eastAsiaTheme="minorEastAsia"/>
            <w:sz w:val="18"/>
          </w:rPr>
          <w:t>NISSENBAUM A, SHIFMAN L. Internet memes as contested cultural capital: The case of 4chan’s /b/ board[J]. New Media &amp; Society, 2017, 19(4): 483-501. DOI: 10.1177/1461444815609313.</w:t>
        </w:r>
      </w:ins>
    </w:p>
  </w:footnote>
  <w:footnote w:id="11">
    <w:p w14:paraId="3313B949">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69" w:author="续昼" w:date="2026-09-15T17:58:48Z"/>
          <w:rFonts w:hint="eastAsia" w:ascii="Times New Roman" w:hAnsi="Times New Roman" w:eastAsiaTheme="minorEastAsia"/>
          <w:sz w:val="18"/>
        </w:rPr>
      </w:pPr>
      <w:ins w:id="70" w:author="续昼" w:date="2026-09-15T17:58:48Z">
        <w:r>
          <w:rPr>
            <w:rStyle w:val="7"/>
            <w:rFonts w:ascii="Times New Roman" w:hAnsi="Times New Roman" w:eastAsiaTheme="minorEastAsia"/>
            <w:sz w:val="18"/>
          </w:rPr>
          <w:t>[</w:t>
        </w:r>
      </w:ins>
      <w:ins w:id="71" w:author="续昼" w:date="2026-09-15T17:58:48Z">
        <w:r>
          <w:rPr>
            <w:rStyle w:val="7"/>
            <w:rFonts w:ascii="Times New Roman" w:hAnsi="Times New Roman" w:eastAsiaTheme="minorEastAsia"/>
            <w:sz w:val="18"/>
          </w:rPr>
          <w:footnoteRef/>
        </w:r>
      </w:ins>
      <w:ins w:id="72" w:author="续昼" w:date="2026-09-15T17:58:48Z">
        <w:r>
          <w:rPr>
            <w:rStyle w:val="7"/>
            <w:rFonts w:ascii="Times New Roman" w:hAnsi="Times New Roman" w:eastAsiaTheme="minorEastAsia"/>
            <w:sz w:val="18"/>
          </w:rPr>
          <w:t>]</w:t>
        </w:r>
      </w:ins>
      <w:ins w:id="73" w:author="续昼" w:date="2026-09-15T17:58:48Z">
        <w:r>
          <w:rPr>
            <w:rFonts w:ascii="Times New Roman" w:hAnsi="Times New Roman" w:eastAsiaTheme="minorEastAsia"/>
            <w:sz w:val="18"/>
          </w:rPr>
          <w:t xml:space="preserve"> </w:t>
        </w:r>
      </w:ins>
      <w:ins w:id="74" w:author="续昼" w:date="2026-09-15T17:58:48Z">
        <w:r>
          <w:rPr>
            <w:rFonts w:hint="eastAsia" w:ascii="Times New Roman" w:hAnsi="Times New Roman" w:eastAsiaTheme="minorEastAsia"/>
            <w:sz w:val="18"/>
          </w:rPr>
          <w:t>SUN Y, PENDYALA V, LIAN R, et al. From internet meme to the mainstream: Using computer vision to track “Pepe the Frog” across news platforms[J]. Visual Communication Quarterly, 2025, 32(1): 33-55. DOI: 10.1080/15551393.2025.2455495.</w:t>
        </w:r>
      </w:ins>
    </w:p>
  </w:footnote>
  <w:footnote w:id="12">
    <w:p w14:paraId="792873EC">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75" w:author="续昼" w:date="2026-09-15T17:58:48Z"/>
          <w:rFonts w:hint="eastAsia" w:ascii="Times New Roman" w:hAnsi="Times New Roman" w:eastAsiaTheme="minorEastAsia"/>
          <w:sz w:val="18"/>
        </w:rPr>
      </w:pPr>
      <w:ins w:id="76" w:author="续昼" w:date="2026-09-15T17:58:48Z">
        <w:r>
          <w:rPr>
            <w:rStyle w:val="7"/>
            <w:rFonts w:ascii="Times New Roman" w:hAnsi="Times New Roman" w:eastAsiaTheme="minorEastAsia"/>
            <w:sz w:val="18"/>
          </w:rPr>
          <w:t>[</w:t>
        </w:r>
      </w:ins>
      <w:ins w:id="77" w:author="续昼" w:date="2026-09-15T17:58:48Z">
        <w:r>
          <w:rPr>
            <w:rStyle w:val="7"/>
            <w:rFonts w:ascii="Times New Roman" w:hAnsi="Times New Roman" w:eastAsiaTheme="minorEastAsia"/>
            <w:sz w:val="18"/>
          </w:rPr>
          <w:footnoteRef/>
        </w:r>
      </w:ins>
      <w:ins w:id="78" w:author="续昼" w:date="2026-09-15T17:58:48Z">
        <w:r>
          <w:rPr>
            <w:rStyle w:val="7"/>
            <w:rFonts w:ascii="Times New Roman" w:hAnsi="Times New Roman" w:eastAsiaTheme="minorEastAsia"/>
            <w:sz w:val="18"/>
          </w:rPr>
          <w:t>]</w:t>
        </w:r>
      </w:ins>
      <w:ins w:id="79" w:author="续昼" w:date="2026-09-15T17:58:48Z">
        <w:r>
          <w:rPr>
            <w:rFonts w:ascii="Times New Roman" w:hAnsi="Times New Roman" w:eastAsiaTheme="minorEastAsia"/>
            <w:sz w:val="18"/>
          </w:rPr>
          <w:t xml:space="preserve"> </w:t>
        </w:r>
      </w:ins>
      <w:ins w:id="80" w:author="续昼" w:date="2026-09-15T17:58:48Z">
        <w:r>
          <w:rPr>
            <w:rFonts w:hint="eastAsia" w:ascii="Times New Roman" w:hAnsi="Times New Roman" w:eastAsiaTheme="minorEastAsia"/>
            <w:sz w:val="18"/>
          </w:rPr>
          <w:t>PHILLIPS W. LOLing at tragedy: Facebook trolls, memorial pages and resistance to grief online[J]. First Monday, 2011, 16(12). DOI: 10.5210/fm.v16i12.3168.</w:t>
        </w:r>
      </w:ins>
    </w:p>
  </w:footnote>
  <w:footnote w:id="13">
    <w:p w14:paraId="4DE4F179">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81" w:author="续昼" w:date="2026-09-15T17:58:48Z"/>
          <w:rFonts w:ascii="Times New Roman" w:hAnsi="Times New Roman" w:eastAsiaTheme="minorEastAsia"/>
          <w:sz w:val="18"/>
        </w:rPr>
      </w:pPr>
      <w:ins w:id="82" w:author="续昼" w:date="2026-09-15T17:58:48Z">
        <w:r>
          <w:rPr>
            <w:rStyle w:val="7"/>
            <w:rFonts w:ascii="Times New Roman" w:hAnsi="Times New Roman" w:eastAsiaTheme="minorEastAsia"/>
            <w:sz w:val="18"/>
          </w:rPr>
          <w:t>[</w:t>
        </w:r>
      </w:ins>
      <w:ins w:id="83" w:author="续昼" w:date="2026-09-15T17:58:48Z">
        <w:r>
          <w:rPr>
            <w:rStyle w:val="7"/>
            <w:rFonts w:ascii="Times New Roman" w:hAnsi="Times New Roman" w:eastAsiaTheme="minorEastAsia"/>
            <w:sz w:val="18"/>
          </w:rPr>
          <w:footnoteRef/>
        </w:r>
      </w:ins>
      <w:ins w:id="84" w:author="续昼" w:date="2026-09-15T17:58:48Z">
        <w:r>
          <w:rPr>
            <w:rStyle w:val="7"/>
            <w:rFonts w:ascii="Times New Roman" w:hAnsi="Times New Roman" w:eastAsiaTheme="minorEastAsia"/>
            <w:sz w:val="18"/>
          </w:rPr>
          <w:t>]</w:t>
        </w:r>
      </w:ins>
      <w:ins w:id="85" w:author="续昼" w:date="2026-09-15T17:58:48Z">
        <w:r>
          <w:rPr>
            <w:rFonts w:ascii="Times New Roman" w:hAnsi="Times New Roman" w:eastAsiaTheme="minorEastAsia"/>
            <w:sz w:val="18"/>
          </w:rPr>
          <w:t xml:space="preserve"> </w:t>
        </w:r>
      </w:ins>
      <w:ins w:id="86" w:author="续昼" w:date="2026-09-15T17:58:48Z">
        <w:r>
          <w:rPr>
            <w:rFonts w:hint="eastAsia" w:ascii="Times New Roman" w:hAnsi="Times New Roman" w:eastAsiaTheme="minorEastAsia"/>
            <w:sz w:val="18"/>
          </w:rPr>
          <w:t>BOU-FRANCH P, YUS F. Humour in times of mourning? A contrastive analysis of memes[J]. The European Journal of Humour Research, 2025, 13(2): 1-25. DOI: 10.7592/EJHR.2025.13.2.1070.</w:t>
        </w:r>
      </w:ins>
    </w:p>
  </w:footnote>
  <w:footnote w:id="14">
    <w:p w14:paraId="2EF19967">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87" w:author="续昼" w:date="2026-09-15T17:58:48Z"/>
          <w:rFonts w:ascii="Times New Roman" w:hAnsi="Times New Roman" w:eastAsiaTheme="minorEastAsia"/>
          <w:sz w:val="18"/>
        </w:rPr>
      </w:pPr>
      <w:ins w:id="88" w:author="续昼" w:date="2026-09-15T17:58:48Z">
        <w:r>
          <w:rPr>
            <w:rStyle w:val="7"/>
            <w:rFonts w:ascii="Times New Roman" w:hAnsi="Times New Roman" w:eastAsiaTheme="minorEastAsia"/>
            <w:sz w:val="18"/>
          </w:rPr>
          <w:t>[</w:t>
        </w:r>
      </w:ins>
      <w:ins w:id="89" w:author="续昼" w:date="2026-09-15T17:58:48Z">
        <w:r>
          <w:rPr>
            <w:rStyle w:val="7"/>
            <w:rFonts w:ascii="Times New Roman" w:hAnsi="Times New Roman" w:eastAsiaTheme="minorEastAsia"/>
            <w:sz w:val="18"/>
          </w:rPr>
          <w:footnoteRef/>
        </w:r>
      </w:ins>
      <w:ins w:id="90" w:author="续昼" w:date="2026-09-15T17:58:48Z">
        <w:r>
          <w:rPr>
            <w:rStyle w:val="7"/>
            <w:rFonts w:ascii="Times New Roman" w:hAnsi="Times New Roman" w:eastAsiaTheme="minorEastAsia"/>
            <w:sz w:val="18"/>
          </w:rPr>
          <w:t>]</w:t>
        </w:r>
      </w:ins>
      <w:ins w:id="91" w:author="续昼" w:date="2026-09-15T17:58:48Z">
        <w:r>
          <w:rPr>
            <w:rFonts w:ascii="Times New Roman" w:hAnsi="Times New Roman" w:eastAsiaTheme="minorEastAsia"/>
            <w:sz w:val="18"/>
          </w:rPr>
          <w:t xml:space="preserve"> </w:t>
        </w:r>
      </w:ins>
      <w:ins w:id="92" w:author="续昼" w:date="2026-09-15T17:58:48Z">
        <w:r>
          <w:rPr>
            <w:rFonts w:hint="eastAsia" w:ascii="Times New Roman" w:hAnsi="Times New Roman" w:eastAsiaTheme="minorEastAsia"/>
            <w:sz w:val="18"/>
          </w:rPr>
          <w:t>SWART J. Experiencing algorithms: How young people understand, feel about, and engage with algorithmic news selection on social media[J]. Social Media + Society, 2021, 7(2). DOI: 10.1177/20563051211008828.</w:t>
        </w:r>
      </w:ins>
    </w:p>
  </w:footnote>
  <w:footnote w:id="15">
    <w:p w14:paraId="053806CF">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93" w:author="续昼" w:date="2026-09-15T17:58:48Z"/>
          <w:rFonts w:ascii="Times New Roman" w:hAnsi="Times New Roman" w:eastAsiaTheme="minorEastAsia"/>
          <w:sz w:val="18"/>
        </w:rPr>
      </w:pPr>
      <w:ins w:id="94" w:author="续昼" w:date="2026-09-15T17:58:48Z">
        <w:r>
          <w:rPr>
            <w:rStyle w:val="7"/>
            <w:rFonts w:ascii="Times New Roman" w:hAnsi="Times New Roman" w:eastAsiaTheme="minorEastAsia"/>
            <w:sz w:val="18"/>
          </w:rPr>
          <w:t>[</w:t>
        </w:r>
      </w:ins>
      <w:ins w:id="95" w:author="续昼" w:date="2026-09-15T17:58:48Z">
        <w:r>
          <w:rPr>
            <w:rStyle w:val="7"/>
            <w:rFonts w:ascii="Times New Roman" w:hAnsi="Times New Roman" w:eastAsiaTheme="minorEastAsia"/>
            <w:sz w:val="18"/>
          </w:rPr>
          <w:footnoteRef/>
        </w:r>
      </w:ins>
      <w:ins w:id="96" w:author="续昼" w:date="2026-09-15T17:58:48Z">
        <w:r>
          <w:rPr>
            <w:rStyle w:val="7"/>
            <w:rFonts w:ascii="Times New Roman" w:hAnsi="Times New Roman" w:eastAsiaTheme="minorEastAsia"/>
            <w:sz w:val="18"/>
          </w:rPr>
          <w:t>]</w:t>
        </w:r>
      </w:ins>
      <w:ins w:id="97" w:author="续昼" w:date="2026-09-15T17:58:48Z">
        <w:r>
          <w:rPr>
            <w:rFonts w:ascii="Times New Roman" w:hAnsi="Times New Roman" w:eastAsiaTheme="minorEastAsia"/>
            <w:sz w:val="18"/>
          </w:rPr>
          <w:t xml:space="preserve"> </w:t>
        </w:r>
      </w:ins>
      <w:ins w:id="98" w:author="续昼" w:date="2026-09-15T17:58:48Z">
        <w:r>
          <w:rPr>
            <w:rFonts w:hint="eastAsia" w:ascii="Times New Roman" w:hAnsi="Times New Roman" w:eastAsiaTheme="minorEastAsia"/>
            <w:sz w:val="18"/>
          </w:rPr>
          <w:t>KANG H, LOU C. AI agency vs. human agency: Understanding human–AI interactions on TikTok and their implications for user engagement[J]. Journal of Computer-Mediated Communication, 2022, 27(5): zmac014. DOI: 10.1093/jcmc/zmac014</w:t>
        </w:r>
      </w:ins>
    </w:p>
  </w:footnote>
  <w:footnote w:id="16">
    <w:p w14:paraId="2561EB2E">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99" w:author="续昼" w:date="2026-09-15T17:58:48Z"/>
          <w:rFonts w:ascii="Times New Roman" w:hAnsi="Times New Roman" w:eastAsiaTheme="minorEastAsia"/>
          <w:sz w:val="18"/>
        </w:rPr>
      </w:pPr>
      <w:ins w:id="100" w:author="续昼" w:date="2026-09-15T17:58:48Z">
        <w:r>
          <w:rPr>
            <w:rStyle w:val="7"/>
            <w:rFonts w:ascii="Times New Roman" w:hAnsi="Times New Roman" w:eastAsiaTheme="minorEastAsia"/>
            <w:sz w:val="18"/>
          </w:rPr>
          <w:t>[</w:t>
        </w:r>
      </w:ins>
      <w:ins w:id="101" w:author="续昼" w:date="2026-09-15T17:58:48Z">
        <w:r>
          <w:rPr>
            <w:rStyle w:val="7"/>
            <w:rFonts w:ascii="Times New Roman" w:hAnsi="Times New Roman" w:eastAsiaTheme="minorEastAsia"/>
            <w:sz w:val="18"/>
          </w:rPr>
          <w:footnoteRef/>
        </w:r>
      </w:ins>
      <w:ins w:id="102" w:author="续昼" w:date="2026-09-15T17:58:48Z">
        <w:r>
          <w:rPr>
            <w:rStyle w:val="7"/>
            <w:rFonts w:ascii="Times New Roman" w:hAnsi="Times New Roman" w:eastAsiaTheme="minorEastAsia"/>
            <w:sz w:val="18"/>
          </w:rPr>
          <w:t>]</w:t>
        </w:r>
      </w:ins>
      <w:ins w:id="103" w:author="续昼" w:date="2026-09-15T17:58:48Z">
        <w:r>
          <w:rPr>
            <w:rFonts w:ascii="Times New Roman" w:hAnsi="Times New Roman" w:eastAsiaTheme="minorEastAsia"/>
            <w:sz w:val="18"/>
          </w:rPr>
          <w:t xml:space="preserve"> </w:t>
        </w:r>
      </w:ins>
      <w:ins w:id="104" w:author="续昼" w:date="2026-09-15T17:58:48Z">
        <w:r>
          <w:rPr>
            <w:rFonts w:hint="eastAsia" w:ascii="Times New Roman" w:hAnsi="Times New Roman" w:eastAsiaTheme="minorEastAsia"/>
            <w:sz w:val="18"/>
          </w:rPr>
          <w:t>李红涛, 刘于思, 程萧潇. 数字符像事件的生成——短视频策展与新冠记忆的展演[J]. 国际新闻界, 2024, 46(4): 90-112.</w:t>
        </w:r>
      </w:ins>
    </w:p>
  </w:footnote>
  <w:footnote w:id="17">
    <w:p w14:paraId="6BA85E1E">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105" w:author="续昼" w:date="2026-09-15T17:58:48Z"/>
          <w:rFonts w:ascii="Times New Roman" w:hAnsi="Times New Roman" w:eastAsiaTheme="minorEastAsia"/>
          <w:sz w:val="18"/>
        </w:rPr>
      </w:pPr>
      <w:ins w:id="106" w:author="续昼" w:date="2026-09-15T17:58:48Z">
        <w:r>
          <w:rPr>
            <w:rStyle w:val="7"/>
            <w:rFonts w:ascii="Times New Roman" w:hAnsi="Times New Roman" w:eastAsiaTheme="minorEastAsia"/>
            <w:sz w:val="18"/>
          </w:rPr>
          <w:t>[</w:t>
        </w:r>
      </w:ins>
      <w:ins w:id="107" w:author="续昼" w:date="2026-09-15T17:58:48Z">
        <w:r>
          <w:rPr>
            <w:rStyle w:val="7"/>
            <w:rFonts w:ascii="Times New Roman" w:hAnsi="Times New Roman" w:eastAsiaTheme="minorEastAsia"/>
            <w:sz w:val="18"/>
          </w:rPr>
          <w:footnoteRef/>
        </w:r>
      </w:ins>
      <w:ins w:id="108" w:author="续昼" w:date="2026-09-15T17:58:48Z">
        <w:r>
          <w:rPr>
            <w:rStyle w:val="7"/>
            <w:rFonts w:ascii="Times New Roman" w:hAnsi="Times New Roman" w:eastAsiaTheme="minorEastAsia"/>
            <w:sz w:val="18"/>
          </w:rPr>
          <w:t>]</w:t>
        </w:r>
      </w:ins>
      <w:ins w:id="109" w:author="续昼" w:date="2026-09-15T17:58:48Z">
        <w:r>
          <w:rPr>
            <w:rFonts w:ascii="Times New Roman" w:hAnsi="Times New Roman" w:eastAsiaTheme="minorEastAsia"/>
            <w:sz w:val="18"/>
          </w:rPr>
          <w:t xml:space="preserve"> </w:t>
        </w:r>
      </w:ins>
      <w:ins w:id="110" w:author="续昼" w:date="2026-09-15T17:58:48Z">
        <w:r>
          <w:rPr>
            <w:rFonts w:hint="eastAsia" w:ascii="Times New Roman" w:hAnsi="Times New Roman" w:eastAsiaTheme="minorEastAsia"/>
            <w:sz w:val="18"/>
          </w:rPr>
          <w:t>METZLER H, GARCIA D. Social drivers and algorithmic mechanisms on digital media[J]. Perspectives on Psychological Science, 2024, 19(5): 735-748. DOI: 10.1177/17456916231185057</w:t>
        </w:r>
      </w:ins>
    </w:p>
  </w:footnote>
  <w:footnote w:id="18">
    <w:p w14:paraId="6479A5E0">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111" w:author="续昼" w:date="2026-09-15T17:58:48Z"/>
          <w:rFonts w:ascii="Times New Roman" w:hAnsi="Times New Roman" w:eastAsiaTheme="minorEastAsia"/>
          <w:sz w:val="18"/>
        </w:rPr>
      </w:pPr>
      <w:ins w:id="112" w:author="续昼" w:date="2026-09-15T17:58:48Z">
        <w:r>
          <w:rPr>
            <w:rStyle w:val="7"/>
            <w:rFonts w:ascii="Times New Roman" w:hAnsi="Times New Roman" w:eastAsiaTheme="minorEastAsia"/>
            <w:sz w:val="18"/>
          </w:rPr>
          <w:t>[</w:t>
        </w:r>
      </w:ins>
      <w:ins w:id="113" w:author="续昼" w:date="2026-09-15T17:58:48Z">
        <w:r>
          <w:rPr>
            <w:rStyle w:val="7"/>
            <w:rFonts w:ascii="Times New Roman" w:hAnsi="Times New Roman" w:eastAsiaTheme="minorEastAsia"/>
            <w:sz w:val="18"/>
          </w:rPr>
          <w:footnoteRef/>
        </w:r>
      </w:ins>
      <w:ins w:id="114" w:author="续昼" w:date="2026-09-15T17:58:48Z">
        <w:r>
          <w:rPr>
            <w:rStyle w:val="7"/>
            <w:rFonts w:ascii="Times New Roman" w:hAnsi="Times New Roman" w:eastAsiaTheme="minorEastAsia"/>
            <w:sz w:val="18"/>
          </w:rPr>
          <w:t>]</w:t>
        </w:r>
      </w:ins>
      <w:ins w:id="115" w:author="续昼" w:date="2026-09-15T17:58:48Z">
        <w:r>
          <w:rPr>
            <w:rFonts w:ascii="Times New Roman" w:hAnsi="Times New Roman" w:eastAsiaTheme="minorEastAsia"/>
            <w:sz w:val="18"/>
          </w:rPr>
          <w:t xml:space="preserve"> </w:t>
        </w:r>
      </w:ins>
      <w:ins w:id="116" w:author="续昼" w:date="2026-09-15T17:58:48Z">
        <w:r>
          <w:rPr>
            <w:rFonts w:hint="eastAsia" w:ascii="Times New Roman" w:hAnsi="Times New Roman" w:eastAsiaTheme="minorEastAsia"/>
            <w:sz w:val="18"/>
          </w:rPr>
          <w:t>HUSZÁR F, KTENA S I, O’BRIEN C, et al. Algorithmic amplification of politics on Twitter[J]. Proceedings of the National Academy of Sciences, 2022, 119(1): e2025334119. DOI: 10.1073/pnas.2025334119</w:t>
        </w:r>
      </w:ins>
    </w:p>
  </w:footnote>
  <w:footnote w:id="19">
    <w:p w14:paraId="33B31EB6">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117" w:author="续昼" w:date="2026-09-15T17:58:48Z"/>
          <w:rFonts w:ascii="Times New Roman" w:hAnsi="Times New Roman" w:eastAsiaTheme="minorEastAsia"/>
          <w:sz w:val="18"/>
        </w:rPr>
      </w:pPr>
      <w:ins w:id="118" w:author="续昼" w:date="2026-09-15T17:58:48Z">
        <w:r>
          <w:rPr>
            <w:rStyle w:val="7"/>
            <w:rFonts w:ascii="Times New Roman" w:hAnsi="Times New Roman" w:eastAsiaTheme="minorEastAsia"/>
            <w:sz w:val="18"/>
          </w:rPr>
          <w:t>[</w:t>
        </w:r>
      </w:ins>
      <w:ins w:id="119" w:author="续昼" w:date="2026-09-15T17:58:48Z">
        <w:r>
          <w:rPr>
            <w:rStyle w:val="7"/>
            <w:rFonts w:ascii="Times New Roman" w:hAnsi="Times New Roman" w:eastAsiaTheme="minorEastAsia"/>
            <w:sz w:val="18"/>
          </w:rPr>
          <w:footnoteRef/>
        </w:r>
      </w:ins>
      <w:ins w:id="120" w:author="续昼" w:date="2026-09-15T17:58:48Z">
        <w:r>
          <w:rPr>
            <w:rStyle w:val="7"/>
            <w:rFonts w:ascii="Times New Roman" w:hAnsi="Times New Roman" w:eastAsiaTheme="minorEastAsia"/>
            <w:sz w:val="18"/>
          </w:rPr>
          <w:t>]</w:t>
        </w:r>
      </w:ins>
      <w:ins w:id="121" w:author="续昼" w:date="2026-09-15T17:58:48Z">
        <w:r>
          <w:rPr>
            <w:rFonts w:ascii="Times New Roman" w:hAnsi="Times New Roman" w:eastAsiaTheme="minorEastAsia"/>
            <w:sz w:val="18"/>
          </w:rPr>
          <w:t xml:space="preserve"> </w:t>
        </w:r>
      </w:ins>
      <w:ins w:id="122" w:author="续昼" w:date="2026-09-15T17:58:48Z">
        <w:r>
          <w:rPr>
            <w:rFonts w:hint="eastAsia" w:ascii="Times New Roman" w:hAnsi="Times New Roman" w:eastAsiaTheme="minorEastAsia"/>
            <w:sz w:val="18"/>
          </w:rPr>
          <w:t>WAN R, TONG L, KNEAREM T, et al. Hashtag re-appropriation for audience control on recommendation-driven social media Xiaohongshu (rednote)[C]//Proceedings of the 2025 CHI Conference on Human Factors in Computing Systems. New York: ACM, 2025: 1-25. DOI: 10.1145/3706598.3713379</w:t>
        </w:r>
      </w:ins>
    </w:p>
  </w:footnote>
  <w:footnote w:id="20">
    <w:p w14:paraId="62ADED41">
      <w:pPr>
        <w:pStyle w:val="3"/>
        <w:keepNext w:val="0"/>
        <w:keepLines w:val="0"/>
        <w:pageBreakBefore w:val="0"/>
        <w:widowControl w:val="0"/>
        <w:kinsoku w:val="0"/>
        <w:wordWrap w:val="0"/>
        <w:overflowPunct/>
        <w:topLinePunct w:val="0"/>
        <w:bidi w:val="0"/>
        <w:adjustRightInd/>
        <w:snapToGrid w:val="0"/>
        <w:ind w:left="360" w:hanging="360" w:hangingChars="200"/>
        <w:textAlignment w:val="auto"/>
        <w:rPr>
          <w:ins w:id="123" w:author="续昼" w:date="2026-09-15T17:58:48Z"/>
          <w:rFonts w:ascii="Times New Roman" w:hAnsi="Times New Roman" w:eastAsiaTheme="minorEastAsia"/>
          <w:sz w:val="18"/>
        </w:rPr>
      </w:pPr>
      <w:ins w:id="124" w:author="续昼" w:date="2026-09-15T17:58:48Z">
        <w:r>
          <w:rPr>
            <w:rStyle w:val="7"/>
            <w:rFonts w:ascii="Times New Roman" w:hAnsi="Times New Roman" w:eastAsiaTheme="minorEastAsia"/>
            <w:sz w:val="18"/>
          </w:rPr>
          <w:t>[</w:t>
        </w:r>
      </w:ins>
      <w:ins w:id="125" w:author="续昼" w:date="2026-09-15T17:58:48Z">
        <w:r>
          <w:rPr>
            <w:rStyle w:val="7"/>
            <w:rFonts w:ascii="Times New Roman" w:hAnsi="Times New Roman" w:eastAsiaTheme="minorEastAsia"/>
            <w:sz w:val="18"/>
          </w:rPr>
          <w:footnoteRef/>
        </w:r>
      </w:ins>
      <w:ins w:id="126" w:author="续昼" w:date="2026-09-15T17:58:48Z">
        <w:r>
          <w:rPr>
            <w:rStyle w:val="7"/>
            <w:rFonts w:ascii="Times New Roman" w:hAnsi="Times New Roman" w:eastAsiaTheme="minorEastAsia"/>
            <w:sz w:val="18"/>
          </w:rPr>
          <w:t>]</w:t>
        </w:r>
      </w:ins>
      <w:ins w:id="127" w:author="续昼" w:date="2026-09-15T17:58:48Z">
        <w:r>
          <w:rPr>
            <w:rFonts w:ascii="Times New Roman" w:hAnsi="Times New Roman" w:eastAsiaTheme="minorEastAsia"/>
            <w:sz w:val="18"/>
          </w:rPr>
          <w:t xml:space="preserve"> </w:t>
        </w:r>
      </w:ins>
      <w:ins w:id="128" w:author="续昼" w:date="2026-09-15T17:58:48Z">
        <w:r>
          <w:rPr>
            <w:rFonts w:hint="eastAsia" w:ascii="Times New Roman" w:hAnsi="Times New Roman" w:eastAsiaTheme="minorEastAsia"/>
            <w:sz w:val="18"/>
          </w:rPr>
          <w:t>HOSSEINMARDI H, GHASEMIAN A, RIVERA-LANAS M, et al. Causally estimating the effect of YouTube’s recommender system using counterfactual bots[J]. Proceedings of the National Academy of Sciences, 2024, 121(8): e2313377121. DOI: 10.1073/pnas.2313377121</w:t>
        </w:r>
      </w:ins>
    </w:p>
  </w:footnote>
  <w:footnote w:id="21">
    <w:p w14:paraId="51A02CD8">
      <w:pPr>
        <w:pStyle w:val="3"/>
        <w:snapToGrid w:val="0"/>
        <w:ind w:left="228" w:hanging="228"/>
        <w:rPr>
          <w:ins w:id="130" w:author="王锭云" w:date="2026-09-15T17:22:29Z"/>
          <w:rFonts w:hint="eastAsia" w:ascii="Times New Roman" w:hAnsi="Times New Roman"/>
          <w:rPrChange w:id="131" w:author="续昼" w:date="2026-09-15T18:07:01Z">
            <w:rPr>
              <w:ins w:id="132" w:author="王锭云" w:date="2026-09-15T17:22:29Z"/>
            </w:rPr>
          </w:rPrChange>
        </w:rPr>
        <w:pPrChange w:id="129" w:author="续昼" w:date="2026-09-15T18:07:14Z">
          <w:pPr>
            <w:pStyle w:val="3"/>
            <w:snapToGrid w:val="0"/>
          </w:pPr>
        </w:pPrChange>
      </w:pPr>
      <w:ins w:id="133" w:author="王锭云" w:date="2026-09-15T17:22:29Z">
        <w:r>
          <w:rPr>
            <w:rStyle w:val="7"/>
          </w:rPr>
          <w:t>[</w:t>
        </w:r>
      </w:ins>
      <w:ins w:id="134" w:author="王锭云" w:date="2026-09-15T17:22:29Z">
        <w:r>
          <w:rPr>
            <w:rStyle w:val="7"/>
          </w:rPr>
          <w:footnoteRef/>
        </w:r>
      </w:ins>
      <w:ins w:id="135" w:author="王锭云" w:date="2026-09-15T17:22:29Z">
        <w:r>
          <w:rPr>
            <w:rStyle w:val="7"/>
          </w:rPr>
          <w:t>]</w:t>
        </w:r>
      </w:ins>
      <w:ins w:id="136" w:author="王锭云" w:date="2026-09-15T17:22:29Z">
        <w:r>
          <w:rPr/>
          <w:t xml:space="preserve"> </w:t>
        </w:r>
      </w:ins>
      <w:ins w:id="137" w:author="续昼" w:date="2026-09-15T18:06:50Z">
        <w:r>
          <w:rPr>
            <w:rFonts w:hint="eastAsia" w:ascii="Times New Roman" w:hAnsi="Times New Roman"/>
            <w:rPrChange w:id="138" w:author="续昼" w:date="2026-09-15T18:07:01Z">
              <w:rPr>
                <w:rFonts w:hint="eastAsia"/>
              </w:rPr>
            </w:rPrChange>
          </w:rPr>
          <w:t>GOFFMAN E. Frame analysis: An essay on the organization of experience[M]. New York: Harper &amp; Row, 1974.</w:t>
        </w:r>
      </w:ins>
    </w:p>
  </w:footnote>
  <w:footnote w:id="22">
    <w:p w14:paraId="1FFDBFBE">
      <w:pPr>
        <w:pStyle w:val="3"/>
        <w:snapToGrid w:val="0"/>
      </w:pPr>
      <w:ins w:id="139" w:author="续昼" w:date="2026-09-15T18:07:35Z">
        <w:r>
          <w:rPr>
            <w:rStyle w:val="7"/>
          </w:rPr>
          <w:t>[</w:t>
        </w:r>
      </w:ins>
      <w:ins w:id="140" w:author="续昼" w:date="2026-09-15T18:07:34Z">
        <w:r>
          <w:rPr>
            <w:rStyle w:val="7"/>
          </w:rPr>
          <w:footnoteRef/>
        </w:r>
      </w:ins>
      <w:ins w:id="141" w:author="续昼" w:date="2026-09-15T18:07:35Z">
        <w:r>
          <w:rPr>
            <w:rStyle w:val="7"/>
          </w:rPr>
          <w:t>]</w:t>
        </w:r>
      </w:ins>
      <w:ins w:id="142" w:author="续昼" w:date="2026-09-15T18:07:34Z">
        <w:r>
          <w:rPr/>
          <w:t xml:space="preserve"> </w:t>
        </w:r>
      </w:ins>
      <w:ins w:id="143" w:author="续昼" w:date="2026-09-15T18:07:48Z">
        <w:r>
          <w:rPr>
            <w:rFonts w:hint="default" w:ascii="Times New Roman" w:hAnsi="Times New Roman" w:cs="Times New Roman"/>
            <w:rPrChange w:id="144" w:author="续昼" w:date="2026-09-15T18:08:15Z">
              <w:rPr>
                <w:rFonts w:hint="eastAsia"/>
              </w:rPr>
            </w:rPrChange>
          </w:rPr>
          <w:t>LAKOFF G. Don’t think of an elephant!: Know your values and frame the debate[M]. White River Junction, VT: Chelsea Green Publishing, 2004.</w:t>
        </w:r>
      </w:ins>
    </w:p>
  </w:footnote>
  <w:footnote w:id="23">
    <w:p w14:paraId="2ADB4223">
      <w:pPr>
        <w:pStyle w:val="3"/>
        <w:snapToGrid w:val="0"/>
      </w:pPr>
      <w:ins w:id="145" w:author="张人杰" w:date="2026-09-15T20:33:23Z">
        <w:r>
          <w:rPr>
            <w:rStyle w:val="7"/>
          </w:rPr>
          <w:t>[</w:t>
        </w:r>
      </w:ins>
      <w:ins w:id="146" w:author="张人杰" w:date="2026-09-15T20:33:23Z">
        <w:r>
          <w:rPr>
            <w:rStyle w:val="7"/>
          </w:rPr>
          <w:footnoteRef/>
        </w:r>
      </w:ins>
      <w:ins w:id="147" w:author="张人杰" w:date="2026-09-15T20:33:23Z">
        <w:r>
          <w:rPr>
            <w:rStyle w:val="7"/>
          </w:rPr>
          <w:t>]</w:t>
        </w:r>
      </w:ins>
      <w:ins w:id="148" w:author="张人杰" w:date="2026-09-15T20:33:23Z">
        <w:r>
          <w:rPr/>
          <w:t xml:space="preserve"> </w:t>
        </w:r>
      </w:ins>
      <w:ins w:id="149" w:author="张人杰" w:date="2026-09-15T20:33:27Z">
        <w:r>
          <w:rPr>
            <w:rFonts w:hint="eastAsia"/>
          </w:rPr>
          <w:t>Noelle-Neumann, E. (1974). The spiral of silence: A theory of public opinion. *Journal of Communication, 24*(2), 43–51.</w:t>
        </w:r>
      </w:ins>
    </w:p>
  </w:footnote>
  <w:footnote w:id="24">
    <w:p w14:paraId="41CEE5AD">
      <w:pPr>
        <w:pStyle w:val="3"/>
        <w:snapToGrid w:val="0"/>
      </w:pPr>
      <w:ins w:id="150" w:author="张人杰" w:date="2026-09-15T20:34:26Z">
        <w:r>
          <w:rPr>
            <w:rStyle w:val="7"/>
          </w:rPr>
          <w:t>[</w:t>
        </w:r>
      </w:ins>
      <w:ins w:id="151" w:author="张人杰" w:date="2026-09-15T20:34:26Z">
        <w:r>
          <w:rPr>
            <w:rStyle w:val="7"/>
          </w:rPr>
          <w:footnoteRef/>
        </w:r>
      </w:ins>
      <w:ins w:id="152" w:author="张人杰" w:date="2026-09-15T20:34:26Z">
        <w:r>
          <w:rPr>
            <w:rStyle w:val="7"/>
          </w:rPr>
          <w:t>]</w:t>
        </w:r>
      </w:ins>
      <w:ins w:id="153" w:author="张人杰" w:date="2026-09-15T20:34:26Z">
        <w:r>
          <w:rPr/>
          <w:t xml:space="preserve"> </w:t>
        </w:r>
      </w:ins>
      <w:ins w:id="154" w:author="张人杰" w:date="2026-09-15T20:34:32Z">
        <w:r>
          <w:rPr>
            <w:rFonts w:hint="eastAsia"/>
          </w:rPr>
          <w:t>Blanco, I. (2005). *The silence that precedes hypocrisy: A formal model of the spiral of silence theory* (MPRA Paper No. 45452). University Library of Munich.</w:t>
        </w:r>
      </w:ins>
    </w:p>
  </w:footnote>
  <w:footnote w:id="25">
    <w:p w14:paraId="08F98701">
      <w:pPr>
        <w:pStyle w:val="3"/>
        <w:snapToGrid w:val="0"/>
      </w:pPr>
      <w:ins w:id="155" w:author="张人杰" w:date="2026-09-15T20:36:33Z">
        <w:r>
          <w:rPr>
            <w:rStyle w:val="7"/>
          </w:rPr>
          <w:t>[</w:t>
        </w:r>
      </w:ins>
      <w:ins w:id="156" w:author="张人杰" w:date="2026-09-15T20:36:33Z">
        <w:r>
          <w:rPr>
            <w:rStyle w:val="7"/>
          </w:rPr>
          <w:footnoteRef/>
        </w:r>
      </w:ins>
      <w:ins w:id="157" w:author="张人杰" w:date="2026-09-15T20:36:33Z">
        <w:r>
          <w:rPr>
            <w:rStyle w:val="7"/>
          </w:rPr>
          <w:t>]</w:t>
        </w:r>
      </w:ins>
      <w:ins w:id="158" w:author="张人杰" w:date="2026-09-15T20:36:33Z">
        <w:r>
          <w:rPr/>
          <w:t xml:space="preserve"> </w:t>
        </w:r>
      </w:ins>
      <w:ins w:id="159" w:author="张人杰" w:date="2026-09-15T20:36:38Z">
        <w:r>
          <w:rPr>
            <w:rFonts w:hint="eastAsia"/>
          </w:rPr>
          <w:t>Candia, C., Jara-Figueroa, C., Rodriguez-Sickert, C., Barabási, A.-L., &amp; Hidalgo, C. A. (2019). The universal decay of collective memory and attention. *Nature Human Behaviour, 3*(1), 82–91.</w:t>
        </w:r>
      </w:ins>
    </w:p>
  </w:footnote>
  <w:footnote w:id="26">
    <w:p w14:paraId="4BE1E249">
      <w:pPr>
        <w:pStyle w:val="3"/>
        <w:snapToGrid w:val="0"/>
      </w:pPr>
      <w:ins w:id="160" w:author="张人杰" w:date="2026-09-15T20:37:13Z">
        <w:r>
          <w:rPr>
            <w:rStyle w:val="7"/>
          </w:rPr>
          <w:t>[</w:t>
        </w:r>
      </w:ins>
      <w:ins w:id="161" w:author="张人杰" w:date="2026-09-15T20:37:13Z">
        <w:r>
          <w:rPr>
            <w:rStyle w:val="7"/>
          </w:rPr>
          <w:footnoteRef/>
        </w:r>
      </w:ins>
      <w:ins w:id="162" w:author="张人杰" w:date="2026-09-15T20:37:13Z">
        <w:r>
          <w:rPr>
            <w:rStyle w:val="7"/>
          </w:rPr>
          <w:t>]</w:t>
        </w:r>
      </w:ins>
      <w:ins w:id="163" w:author="张人杰" w:date="2026-09-15T20:37:13Z">
        <w:r>
          <w:rPr/>
          <w:t xml:space="preserve"> </w:t>
        </w:r>
      </w:ins>
      <w:ins w:id="164" w:author="张人杰" w:date="2026-09-15T20:37:19Z">
        <w:r>
          <w:rPr>
            <w:rFonts w:hint="eastAsia"/>
          </w:rPr>
          <w:t xml:space="preserve">Wu, F., &amp; Huberman, B. A. (2007). Novelty and collective attention. *Proceedings of the National Academy of Sciences, 104*(45), 17599–17601. </w:t>
        </w:r>
      </w:ins>
      <w:bookmarkStart w:id="0" w:name="_GoBack"/>
      <w:bookmarkEnd w:id="0"/>
    </w:p>
  </w:footnote>
  <w:footnote w:id="27">
    <w:p w14:paraId="03ADA23B">
      <w:pPr>
        <w:pStyle w:val="3"/>
        <w:snapToGrid w:val="0"/>
      </w:pPr>
      <w:ins w:id="165" w:author="张人杰" w:date="2026-09-15T20:29:44Z">
        <w:r>
          <w:rPr>
            <w:rStyle w:val="7"/>
          </w:rPr>
          <w:t>[</w:t>
        </w:r>
      </w:ins>
      <w:ins w:id="166" w:author="张人杰" w:date="2026-09-15T20:29:44Z">
        <w:r>
          <w:rPr>
            <w:rStyle w:val="7"/>
          </w:rPr>
          <w:footnoteRef/>
        </w:r>
      </w:ins>
      <w:ins w:id="167" w:author="张人杰" w:date="2026-09-15T20:29:44Z">
        <w:r>
          <w:rPr>
            <w:rStyle w:val="7"/>
          </w:rPr>
          <w:t>]</w:t>
        </w:r>
      </w:ins>
      <w:ins w:id="168" w:author="张人杰" w:date="2026-09-15T20:29:44Z">
        <w:r>
          <w:rPr/>
          <w:t xml:space="preserve"> </w:t>
        </w:r>
      </w:ins>
      <w:ins w:id="169" w:author="张人杰" w:date="2026-09-15T20:29:51Z">
        <w:r>
          <w:rPr>
            <w:rFonts w:hint="eastAsia"/>
          </w:rPr>
          <w:t>Keogh, E., &amp; Ratanamahatana, C. A. (2005). Exact indexing of dynamic time warping. *Knowledge and information systems*, 7 (3), 358-386.</w:t>
        </w:r>
      </w:ins>
    </w:p>
  </w:footnote>
  <w:footnote w:id="28">
    <w:p w14:paraId="26BABA02">
      <w:pPr>
        <w:pStyle w:val="3"/>
        <w:snapToGrid w:val="0"/>
      </w:pPr>
      <w:ins w:id="170" w:author="张人杰" w:date="2026-09-15T20:30:23Z">
        <w:r>
          <w:rPr>
            <w:rStyle w:val="7"/>
          </w:rPr>
          <w:t>[</w:t>
        </w:r>
      </w:ins>
      <w:ins w:id="171" w:author="张人杰" w:date="2026-09-15T20:30:23Z">
        <w:r>
          <w:rPr>
            <w:rStyle w:val="7"/>
          </w:rPr>
          <w:footnoteRef/>
        </w:r>
      </w:ins>
      <w:ins w:id="172" w:author="张人杰" w:date="2026-09-15T20:30:23Z">
        <w:r>
          <w:rPr>
            <w:rStyle w:val="7"/>
          </w:rPr>
          <w:t>]</w:t>
        </w:r>
      </w:ins>
      <w:ins w:id="173" w:author="张人杰" w:date="2026-09-15T20:30:23Z">
        <w:r>
          <w:rPr/>
          <w:t xml:space="preserve"> </w:t>
        </w:r>
      </w:ins>
      <w:ins w:id="174" w:author="张人杰" w:date="2026-09-15T20:30:27Z">
        <w:r>
          <w:rPr>
            <w:rFonts w:hint="eastAsia"/>
          </w:rPr>
          <w:t>Jeong, Y. S., Jeong, M. K., &amp; Omitaomu, O. A. (2011). Weighted dynamic time warping for time series classification. *Pattern recognition*, 44 (9), 2231-2240.</w:t>
        </w:r>
      </w:ins>
    </w:p>
  </w:footnote>
  <w:footnote w:id="29">
    <w:p w14:paraId="48E8946B">
      <w:pPr>
        <w:pStyle w:val="3"/>
        <w:snapToGrid w:val="0"/>
      </w:pPr>
      <w:ins w:id="175" w:author="张人杰" w:date="2026-09-15T20:31:08Z">
        <w:r>
          <w:rPr>
            <w:rStyle w:val="7"/>
          </w:rPr>
          <w:t>[</w:t>
        </w:r>
      </w:ins>
      <w:ins w:id="176" w:author="张人杰" w:date="2026-09-15T20:31:08Z">
        <w:r>
          <w:rPr>
            <w:rStyle w:val="7"/>
          </w:rPr>
          <w:footnoteRef/>
        </w:r>
      </w:ins>
      <w:ins w:id="177" w:author="张人杰" w:date="2026-09-15T20:31:08Z">
        <w:r>
          <w:rPr>
            <w:rStyle w:val="7"/>
          </w:rPr>
          <w:t>]</w:t>
        </w:r>
      </w:ins>
      <w:ins w:id="178" w:author="张人杰" w:date="2026-09-15T20:31:08Z">
        <w:r>
          <w:rPr/>
          <w:t xml:space="preserve"> </w:t>
        </w:r>
      </w:ins>
      <w:ins w:id="179" w:author="张人杰" w:date="2026-09-15T20:31:13Z">
        <w:r>
          <w:rPr>
            <w:rFonts w:hint="eastAsia"/>
          </w:rPr>
          <w:t>Keogh, E. J., &amp; Pazzani, M. J. (2001, April). Derivative dynamic time warping. In *Proceedings of the 2001 SIAM international conference on data mining* (pp. 1-11). Society for Industrial and Applied Mathematics.</w:t>
        </w:r>
      </w:ins>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w15:presenceInfo w15:providerId="WPS Office" w15:userId="4982087142"/>
  </w15:person>
  <w15:person w15:author="王锭云">
    <w15:presenceInfo w15:providerId="WPS Office" w15:userId="9265783743"/>
  </w15:person>
  <w15:person w15:author="张人杰">
    <w15:presenceInfo w15:providerId="WPS Office" w15:userId="20912818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60"/>
    <w:footnote w:id="6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03794"/>
    <w:rsid w:val="0F1F3AF7"/>
    <w:rsid w:val="0F846CE0"/>
    <w:rsid w:val="1FFFB6A9"/>
    <w:rsid w:val="327411B4"/>
    <w:rsid w:val="350138A5"/>
    <w:rsid w:val="39653883"/>
    <w:rsid w:val="41532A62"/>
    <w:rsid w:val="4E7E495E"/>
    <w:rsid w:val="51C50090"/>
    <w:rsid w:val="555B64D8"/>
    <w:rsid w:val="63C04086"/>
    <w:rsid w:val="63FF87C2"/>
    <w:rsid w:val="64702B8B"/>
    <w:rsid w:val="6A6D488B"/>
    <w:rsid w:val="6B7FB798"/>
    <w:rsid w:val="71D913BE"/>
    <w:rsid w:val="75576DEE"/>
    <w:rsid w:val="7DCE343B"/>
    <w:rsid w:val="7E6D4E54"/>
    <w:rsid w:val="B1BB55FE"/>
    <w:rsid w:val="B1FE238F"/>
    <w:rsid w:val="B3FB6600"/>
    <w:rsid w:val="CFBF1D22"/>
    <w:rsid w:val="EBEFBA3F"/>
    <w:rsid w:val="EBFEDF33"/>
    <w:rsid w:val="FFCE410D"/>
    <w:rsid w:val="FFFB9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note text"/>
    <w:basedOn w:val="1"/>
    <w:qFormat/>
    <w:uiPriority w:val="0"/>
    <w:pPr>
      <w:snapToGrid w:val="0"/>
      <w:jc w:val="left"/>
    </w:pPr>
    <w:rPr>
      <w:sz w:val="18"/>
    </w:rPr>
  </w:style>
  <w:style w:type="paragraph" w:styleId="4">
    <w:name w:val="Normal (Web)"/>
    <w:basedOn w:val="1"/>
    <w:qFormat/>
    <w:uiPriority w:val="0"/>
    <w:rPr>
      <w:sz w:val="24"/>
    </w:rPr>
  </w:style>
  <w:style w:type="character" w:styleId="7">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6745</Words>
  <Characters>7215</Characters>
  <Lines>0</Lines>
  <Paragraphs>0</Paragraphs>
  <TotalTime>5</TotalTime>
  <ScaleCrop>false</ScaleCrop>
  <LinksUpToDate>false</LinksUpToDate>
  <CharactersWithSpaces>7246</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2026-09-15T22:13:00Z</dcterms:created>
  <dc:creator>lenovo</dc:creator>
  <cp:lastModifiedBy>张人杰</cp:lastModifiedBy>
  <dcterms:modified xsi:type="dcterms:W3CDTF">2026-09-15T20:37:21Z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eyJoZGlkIjoiMmY1NzExYTMyYmNiZDMwNTA3NzNlY2JhOGZiNmI1ODIiLCJ1c2VySWQiOiIxMTA2NDkwMjM1In0=</vt:lpwstr>
  </property>
  <property fmtid="{D5CDD505-2E9C-101B-9397-08002B2CF9AE}" pid="4" name="ICV">
    <vt:lpwstr>6AF36C2CB2988304151CA96A2A747A61_43</vt:lpwstr>
  </property>
</Properties>
</file>