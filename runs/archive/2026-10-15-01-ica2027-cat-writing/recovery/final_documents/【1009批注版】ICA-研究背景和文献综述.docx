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857DE">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在社交媒体深度嵌入公共生活的当下，公众人物的离世不再是传播生命的终结，而成为其</w:t>
      </w:r>
      <w:commentRangeStart w:id="0"/>
      <w:r>
        <w:rPr>
          <w:rFonts w:hint="eastAsia" w:ascii="Times New Roman" w:hAnsi="Times New Roman" w:eastAsia="宋体" w:cs="宋体"/>
          <w:b w:val="0"/>
          <w:bCs w:val="0"/>
          <w:color w:val="auto"/>
          <w:kern w:val="0"/>
          <w:sz w:val="24"/>
          <w:szCs w:val="24"/>
          <w:highlight w:val="none"/>
          <w:shd w:val="clear" w:fill="FFFFFF"/>
          <w:lang w:val="en-US" w:eastAsia="zh-CN" w:bidi="ar"/>
        </w:rPr>
        <w:t>“数字来世”（digital afterlife）</w:t>
      </w:r>
      <w:commentRangeEnd w:id="0"/>
      <w:r>
        <w:commentReference w:id="0"/>
      </w:r>
      <w:r>
        <w:rPr>
          <w:rFonts w:hint="eastAsia" w:ascii="Times New Roman" w:hAnsi="Times New Roman" w:eastAsia="宋体" w:cs="宋体"/>
          <w:b w:val="0"/>
          <w:bCs w:val="0"/>
          <w:color w:val="auto"/>
          <w:kern w:val="0"/>
          <w:sz w:val="24"/>
          <w:szCs w:val="24"/>
          <w:highlight w:val="none"/>
          <w:shd w:val="clear" w:fill="FFFFFF"/>
          <w:lang w:val="en-US" w:eastAsia="zh-CN" w:bidi="ar"/>
        </w:rPr>
        <w:t>被持续生产的起点。在大众媒介时代，逝者叙事多由专业媒体主导，舆论形象相对稳定统一；进入算法分发时代，逝后记忆不再由单一机构建构，而是诞生于海量用户发帖、点赞、转发与平台推荐的持续交互中，呈现去中心化、动态化与观点多元的特征。</w:t>
      </w:r>
    </w:p>
    <w:p w14:paraId="4AE855D3">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在数字哀悼场景下，算法推荐机制作为信息环境的隐形操控者，决定了“谁能看到什么”，深刻塑造公共话语的构成。既有研究指出，公众人物逝世通常引发注意力骤增并迅速衰减，媒体与社交平台共同决定“谁被持续记住”（West et al., 2021）；TikTok等平台的推荐机制还会将陌生用户组织为临时哀悼共同</w:t>
      </w:r>
      <w:bookmarkStart w:id="0" w:name="_GoBack"/>
      <w:bookmarkEnd w:id="0"/>
      <w:r>
        <w:rPr>
          <w:rFonts w:hint="eastAsia" w:ascii="Times New Roman" w:hAnsi="Times New Roman" w:eastAsia="宋体" w:cs="宋体"/>
          <w:b w:val="0"/>
          <w:bCs w:val="0"/>
          <w:color w:val="auto"/>
          <w:kern w:val="0"/>
          <w:sz w:val="24"/>
          <w:szCs w:val="24"/>
          <w:highlight w:val="none"/>
          <w:shd w:val="clear" w:fill="FFFFFF"/>
          <w:lang w:val="en-US" w:eastAsia="zh-CN" w:bidi="ar"/>
        </w:rPr>
        <w:t>体，塑造特定的哀悼语言与情感规范（Eriksson Krutrök, 2021）。算法既可以放大某些叙事、赋予其更高的可见度，也可以压制另一些叙事</w:t>
      </w:r>
      <w:ins w:id="0" w:author="续昼" w:date="2026-10-09T15:32:52Z">
        <w:r>
          <w:rPr>
            <w:rFonts w:hint="eastAsia"/>
            <w:lang w:eastAsia="zh-CN"/>
          </w:rPr>
          <w:t>，</w:t>
        </w:r>
      </w:ins>
      <w:r>
        <w:rPr>
          <w:rFonts w:hint="eastAsia" w:ascii="Times New Roman" w:hAnsi="Times New Roman" w:eastAsia="宋体" w:cs="宋体"/>
          <w:b w:val="0"/>
          <w:bCs w:val="0"/>
          <w:color w:val="auto"/>
          <w:kern w:val="0"/>
          <w:sz w:val="24"/>
          <w:szCs w:val="24"/>
          <w:highlight w:val="none"/>
          <w:shd w:val="clear" w:fill="FFFFFF"/>
          <w:lang w:val="en-US" w:eastAsia="zh-CN" w:bidi="ar"/>
        </w:rPr>
        <w:t>使其沉入信息流的底层，从而在网民整体立场并未发生根本转变的情况下，制造舆论形象偏移的观感，悄然重塑逝者公共形象的叙事走向与情感基调。</w:t>
      </w:r>
    </w:p>
    <w:p w14:paraId="40D03EFB">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近年来，</w:t>
      </w:r>
      <w:r>
        <w:rPr>
          <w:rFonts w:hint="eastAsia" w:ascii="Times New Roman" w:hAnsi="Times New Roman" w:eastAsia="宋体" w:cs="宋体"/>
          <w:b w:val="0"/>
          <w:bCs w:val="0"/>
          <w:color w:val="auto"/>
          <w:kern w:val="0"/>
          <w:sz w:val="24"/>
          <w:szCs w:val="24"/>
          <w:highlight w:val="yellow"/>
          <w:shd w:val="clear" w:fill="FFFFFF"/>
          <w:lang w:val="en-US" w:eastAsia="zh-CN" w:bidi="ar"/>
        </w:rPr>
        <w:t>公众人物</w:t>
      </w:r>
      <w:r>
        <w:rPr>
          <w:rFonts w:hint="eastAsia" w:ascii="Times New Roman" w:hAnsi="Times New Roman" w:eastAsia="宋体" w:cs="宋体"/>
          <w:b w:val="0"/>
          <w:bCs w:val="0"/>
          <w:color w:val="auto"/>
          <w:kern w:val="0"/>
          <w:sz w:val="24"/>
          <w:szCs w:val="24"/>
          <w:highlight w:val="none"/>
          <w:shd w:val="clear" w:fill="FFFFFF"/>
          <w:lang w:val="en-US" w:eastAsia="zh-CN" w:bidi="ar"/>
        </w:rPr>
        <w:t>逝后形象异化频繁出现，部分悼念叙事逐步转向戏谑迷因与地狱笑话式的娱乐化消费。2026年3月24日，中国头部教育博主张雪峰跑步突发心源性猝死，成为观察该过程的典型案例。他凭借升学就业科普收获三千余万粉丝，被视作普通家庭的“草根引路人”；</w:t>
      </w:r>
      <w:commentRangeStart w:id="1"/>
      <w:r>
        <w:rPr>
          <w:rFonts w:hint="eastAsia" w:ascii="Times New Roman" w:hAnsi="Times New Roman" w:eastAsia="宋体" w:cs="宋体"/>
          <w:b w:val="0"/>
          <w:bCs w:val="0"/>
          <w:color w:val="auto"/>
          <w:kern w:val="0"/>
          <w:sz w:val="24"/>
          <w:szCs w:val="24"/>
          <w:highlight w:val="none"/>
          <w:shd w:val="clear" w:fill="FFFFFF"/>
          <w:lang w:val="en-US" w:eastAsia="zh-CN" w:bidi="ar"/>
        </w:rPr>
        <w:t>但其对文科专业、就业市场的尖锐观点，也持续引发阶层焦虑、教育功利性等全国范围争议。</w:t>
      </w:r>
      <w:commentRangeEnd w:id="1"/>
      <w:r>
        <w:commentReference w:id="1"/>
      </w:r>
      <w:r>
        <w:rPr>
          <w:rFonts w:hint="eastAsia" w:ascii="Times New Roman" w:hAnsi="Times New Roman" w:eastAsia="宋体" w:cs="宋体"/>
          <w:b w:val="0"/>
          <w:bCs w:val="0"/>
          <w:color w:val="auto"/>
          <w:kern w:val="0"/>
          <w:sz w:val="24"/>
          <w:szCs w:val="24"/>
          <w:highlight w:val="none"/>
          <w:shd w:val="clear" w:fill="FFFFFF"/>
          <w:lang w:val="en-US" w:eastAsia="zh-CN" w:bidi="ar"/>
        </w:rPr>
        <w:t>本研究采集抖音、微博、小红书等中国主流社交平台共5.2万条帖文开展实证分析，还原其逝世后的数字形象的</w:t>
      </w:r>
      <w:r>
        <w:rPr>
          <w:rFonts w:hint="eastAsia" w:ascii="Times New Roman" w:hAnsi="Times New Roman" w:eastAsia="宋体" w:cs="宋体"/>
          <w:b w:val="0"/>
          <w:bCs w:val="0"/>
          <w:color w:val="auto"/>
          <w:kern w:val="0"/>
          <w:sz w:val="24"/>
          <w:szCs w:val="24"/>
          <w:highlight w:val="yellow"/>
          <w:shd w:val="clear" w:fill="FFFFFF"/>
          <w:lang w:val="en-US" w:eastAsia="zh-CN" w:bidi="ar"/>
        </w:rPr>
        <w:t>偏移</w:t>
      </w:r>
      <w:r>
        <w:rPr>
          <w:rFonts w:hint="eastAsia" w:ascii="Times New Roman" w:hAnsi="Times New Roman" w:eastAsia="宋体" w:cs="宋体"/>
          <w:b w:val="0"/>
          <w:bCs w:val="0"/>
          <w:color w:val="auto"/>
          <w:kern w:val="0"/>
          <w:sz w:val="24"/>
          <w:szCs w:val="24"/>
          <w:highlight w:val="none"/>
          <w:shd w:val="clear" w:fill="FFFFFF"/>
          <w:lang w:val="en-US" w:eastAsia="zh-CN" w:bidi="ar"/>
        </w:rPr>
        <w:t>轨迹，并在此基础上搭建多智能体仿真模型，设置不同推荐机制与用户互动规则的反事实实验，考察三类算法推荐与用户发帖行为的交互作用如何共同塑造逝后数字形象的演化路径与玩梗话语的扩散</w:t>
      </w:r>
      <w:ins w:id="1" w:author="续昼" w:date="2026-10-09T15:28:27Z">
        <w:r>
          <w:rPr>
            <w:rFonts w:hint="eastAsia" w:ascii="Times New Roman" w:hAnsi="Times New Roman" w:eastAsia="宋体" w:cs="宋体"/>
            <w:b w:val="0"/>
            <w:bCs w:val="0"/>
            <w:color w:val="auto"/>
            <w:kern w:val="0"/>
            <w:sz w:val="24"/>
            <w:szCs w:val="24"/>
            <w:highlight w:val="none"/>
            <w:shd w:val="clear" w:fill="FFFFFF"/>
            <w:lang w:val="en-US" w:eastAsia="zh-CN" w:bidi="ar"/>
          </w:rPr>
          <w:t>现象</w:t>
        </w:r>
      </w:ins>
      <w:r>
        <w:rPr>
          <w:rFonts w:hint="eastAsia" w:ascii="Times New Roman" w:hAnsi="Times New Roman" w:eastAsia="宋体" w:cs="宋体"/>
          <w:b w:val="0"/>
          <w:bCs w:val="0"/>
          <w:color w:val="auto"/>
          <w:kern w:val="0"/>
          <w:sz w:val="24"/>
          <w:szCs w:val="24"/>
          <w:highlight w:val="none"/>
          <w:shd w:val="clear" w:fill="FFFFFF"/>
          <w:lang w:val="en-US" w:eastAsia="zh-CN" w:bidi="ar"/>
        </w:rPr>
        <w:t>。</w:t>
      </w:r>
    </w:p>
    <w:p w14:paraId="502EC132">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本研究聚焦三个问题：</w:t>
      </w:r>
    </w:p>
    <w:p w14:paraId="086B14FE">
      <w:pPr>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line="400" w:lineRule="exact"/>
        <w:ind w:left="1200" w:leftChars="0" w:hanging="720" w:firstLineChars="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commentRangeStart w:id="2"/>
      <w:r>
        <w:rPr>
          <w:rFonts w:hint="eastAsia" w:ascii="Times New Roman" w:hAnsi="Times New Roman" w:eastAsia="宋体" w:cs="宋体"/>
          <w:b w:val="0"/>
          <w:bCs w:val="0"/>
          <w:color w:val="auto"/>
          <w:kern w:val="0"/>
          <w:sz w:val="24"/>
          <w:szCs w:val="24"/>
          <w:highlight w:val="none"/>
          <w:shd w:val="clear" w:fill="FFFFFF"/>
          <w:lang w:val="en-US" w:eastAsia="zh-CN" w:bidi="ar"/>
        </w:rPr>
        <w:t>逝者数字形象呈现何种时序结构与演化特征，这一过程在不同平台之间呈现出何种共性与差异？</w:t>
      </w:r>
      <w:commentRangeEnd w:id="2"/>
      <w:r>
        <w:commentReference w:id="2"/>
      </w:r>
    </w:p>
    <w:p w14:paraId="6637A114">
      <w:pPr>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line="400" w:lineRule="exact"/>
        <w:ind w:left="1200" w:leftChars="0" w:hanging="720" w:firstLineChars="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commentRangeStart w:id="3"/>
      <w:r>
        <w:rPr>
          <w:rFonts w:hint="eastAsia" w:ascii="Times New Roman" w:hAnsi="Times New Roman" w:eastAsia="宋体" w:cs="宋体"/>
          <w:b w:val="0"/>
          <w:bCs w:val="0"/>
          <w:color w:val="auto"/>
          <w:kern w:val="0"/>
          <w:sz w:val="24"/>
          <w:szCs w:val="24"/>
          <w:highlight w:val="none"/>
          <w:shd w:val="clear" w:fill="FFFFFF"/>
          <w:lang w:val="en-US" w:eastAsia="zh-CN" w:bidi="ar"/>
        </w:rPr>
        <w:t>不同算法推荐机制与用户发帖行为形成的循环交互过程，如何共同塑造逝者数字形象的演化轨迹与玩梗话语扩散格局？</w:t>
      </w:r>
      <w:commentRangeEnd w:id="3"/>
      <w:r>
        <w:commentReference w:id="3"/>
      </w:r>
    </w:p>
    <w:p w14:paraId="6FDADA4F">
      <w:pPr>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line="400" w:lineRule="exact"/>
        <w:ind w:left="1200" w:leftChars="0" w:hanging="720" w:firstLineChars="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commentRangeStart w:id="4"/>
      <w:r>
        <w:rPr>
          <w:rFonts w:hint="eastAsia" w:ascii="Times New Roman" w:hAnsi="Times New Roman" w:eastAsia="宋体" w:cs="宋体"/>
          <w:b w:val="0"/>
          <w:bCs w:val="0"/>
          <w:color w:val="auto"/>
          <w:kern w:val="0"/>
          <w:sz w:val="24"/>
          <w:szCs w:val="24"/>
          <w:highlight w:val="none"/>
          <w:shd w:val="clear" w:fill="FFFFFF"/>
          <w:lang w:val="en-US" w:eastAsia="zh-CN" w:bidi="ar"/>
        </w:rPr>
        <w:t>不同算法推荐机制是否会差异化推动网络氛围由庄重悼念向迷因化、戏谑化玩梗方向转变？</w:t>
      </w:r>
      <w:commentRangeEnd w:id="4"/>
      <w:r>
        <w:commentReference w:id="4"/>
      </w:r>
    </w:p>
    <w:p w14:paraId="1114EEC0">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本研究试图探讨，在</w:t>
      </w:r>
      <w:r>
        <w:rPr>
          <w:rFonts w:ascii="宋体" w:hAnsi="宋体" w:eastAsia="宋体" w:cs="宋体"/>
          <w:sz w:val="24"/>
          <w:szCs w:val="24"/>
        </w:rPr>
        <w:t>网络迷因娱乐化泛滥</w:t>
      </w:r>
      <w:r>
        <w:rPr>
          <w:rFonts w:hint="eastAsia" w:ascii="宋体" w:hAnsi="宋体" w:eastAsia="宋体" w:cs="宋体"/>
          <w:sz w:val="24"/>
          <w:szCs w:val="24"/>
          <w:lang w:eastAsia="zh-CN"/>
        </w:rPr>
        <w:t>、</w:t>
      </w:r>
      <w:r>
        <w:rPr>
          <w:rFonts w:ascii="宋体" w:hAnsi="宋体" w:eastAsia="宋体" w:cs="宋体"/>
          <w:sz w:val="24"/>
          <w:szCs w:val="24"/>
        </w:rPr>
        <w:t>公众人物逝后舆论出现</w:t>
      </w:r>
      <w:ins w:id="2" w:author="Rising Sun" w:date="2026-10-06T23:46:53Z">
        <w:r>
          <w:rPr>
            <w:rFonts w:hint="eastAsia" w:ascii="宋体" w:hAnsi="宋体" w:eastAsia="宋体" w:cs="宋体"/>
            <w:sz w:val="24"/>
            <w:szCs w:val="24"/>
            <w:lang w:val="en-US" w:eastAsia="zh-CN"/>
          </w:rPr>
          <w:t>消费死亡、</w:t>
        </w:r>
      </w:ins>
      <w:r>
        <w:rPr>
          <w:rFonts w:ascii="宋体" w:hAnsi="宋体" w:eastAsia="宋体" w:cs="宋体"/>
          <w:sz w:val="24"/>
          <w:szCs w:val="24"/>
        </w:rPr>
        <w:t>戏谑玩梗的当下，</w:t>
      </w:r>
      <w:r>
        <w:rPr>
          <w:rFonts w:hint="eastAsia" w:ascii="Times New Roman" w:hAnsi="Times New Roman" w:eastAsia="宋体" w:cs="宋体"/>
          <w:b w:val="0"/>
          <w:bCs w:val="0"/>
          <w:color w:val="auto"/>
          <w:kern w:val="0"/>
          <w:sz w:val="24"/>
          <w:szCs w:val="24"/>
          <w:highlight w:val="none"/>
          <w:shd w:val="clear" w:fill="FFFFFF"/>
          <w:lang w:val="en-US" w:eastAsia="zh-CN" w:bidi="ar"/>
        </w:rPr>
        <w:t>不同算法推荐机制如何赋予各类用户表达不同可见性，在与用户的持续互动中聚合生成新的逝者数字形象，以期为规范数字哀悼秩序、优化网络亚文化引导与平台内容</w:t>
      </w:r>
      <w:ins w:id="3" w:author="Rising Sun" w:date="2026-10-06T23:49:10Z">
        <w:r>
          <w:rPr>
            <w:rFonts w:hint="eastAsia" w:ascii="Times New Roman" w:hAnsi="Times New Roman" w:eastAsia="宋体" w:cs="宋体"/>
            <w:b w:val="0"/>
            <w:bCs w:val="0"/>
            <w:color w:val="auto"/>
            <w:kern w:val="0"/>
            <w:sz w:val="24"/>
            <w:szCs w:val="24"/>
            <w:highlight w:val="none"/>
            <w:shd w:val="clear" w:fill="FFFFFF"/>
            <w:lang w:val="en-US" w:eastAsia="zh-CN" w:bidi="ar"/>
          </w:rPr>
          <w:t>，为</w:t>
        </w:r>
      </w:ins>
      <w:ins w:id="4" w:author="Rising Sun" w:date="2026-10-06T23:48:22Z">
        <w:r>
          <w:rPr>
            <w:rFonts w:hint="eastAsia" w:ascii="Times New Roman" w:hAnsi="Times New Roman" w:eastAsia="宋体" w:cs="宋体"/>
            <w:b w:val="0"/>
            <w:bCs w:val="0"/>
            <w:color w:val="auto"/>
            <w:kern w:val="0"/>
            <w:sz w:val="24"/>
            <w:szCs w:val="24"/>
            <w:highlight w:val="none"/>
            <w:shd w:val="clear" w:fill="FFFFFF"/>
            <w:lang w:val="en-US" w:eastAsia="zh-CN" w:bidi="ar"/>
          </w:rPr>
          <w:t>数字</w:t>
        </w:r>
      </w:ins>
      <w:r>
        <w:rPr>
          <w:rFonts w:hint="eastAsia" w:ascii="Times New Roman" w:hAnsi="Times New Roman" w:eastAsia="宋体" w:cs="宋体"/>
          <w:b w:val="0"/>
          <w:bCs w:val="0"/>
          <w:color w:val="auto"/>
          <w:kern w:val="0"/>
          <w:sz w:val="24"/>
          <w:szCs w:val="24"/>
          <w:highlight w:val="none"/>
          <w:shd w:val="clear" w:fill="FFFFFF"/>
          <w:lang w:val="en-US" w:eastAsia="zh-CN" w:bidi="ar"/>
        </w:rPr>
        <w:t>治理提供理论与实践参考。</w:t>
      </w:r>
    </w:p>
    <w:p w14:paraId="4B1D5FC2">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p>
    <w:p w14:paraId="5FE5115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default" w:ascii="Times New Roman" w:hAnsi="Times New Roman" w:eastAsia="方正黑体_GBK" w:cs="方正黑体_GBK"/>
          <w:b/>
          <w:bCs/>
          <w:color w:val="auto"/>
          <w:kern w:val="0"/>
          <w:sz w:val="28"/>
          <w:szCs w:val="28"/>
          <w:highlight w:val="none"/>
          <w:shd w:val="clear" w:fill="FFFFFF"/>
          <w:lang w:val="en-US" w:eastAsia="zh-CN" w:bidi="ar"/>
        </w:rPr>
      </w:pPr>
      <w:commentRangeStart w:id="5"/>
      <w:r>
        <w:rPr>
          <w:rFonts w:hint="eastAsia" w:ascii="Times New Roman" w:hAnsi="Times New Roman" w:eastAsia="方正黑体_GBK" w:cs="方正黑体_GBK"/>
          <w:b/>
          <w:bCs/>
          <w:color w:val="auto"/>
          <w:kern w:val="0"/>
          <w:sz w:val="28"/>
          <w:szCs w:val="28"/>
          <w:highlight w:val="none"/>
          <w:shd w:val="clear" w:fill="FFFFFF"/>
          <w:lang w:val="en-US" w:eastAsia="zh-CN" w:bidi="ar"/>
        </w:rPr>
        <w:t>一、文献综述</w:t>
      </w:r>
      <w:commentRangeEnd w:id="5"/>
      <w:r>
        <w:commentReference w:id="5"/>
      </w:r>
    </w:p>
    <w:p w14:paraId="42381C1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shd w:val="clear" w:fill="FFFFFF"/>
          <w:lang w:val="en-US" w:eastAsia="zh-CN" w:bidi="ar"/>
        </w:rPr>
      </w:pPr>
      <w:r>
        <w:rPr>
          <w:rFonts w:hint="eastAsia" w:ascii="Times New Roman" w:hAnsi="Times New Roman" w:eastAsia="宋体" w:cs="宋体"/>
          <w:b w:val="0"/>
          <w:bCs w:val="0"/>
          <w:color w:val="auto"/>
          <w:kern w:val="0"/>
          <w:sz w:val="24"/>
          <w:szCs w:val="24"/>
          <w:shd w:val="clear" w:fill="FFFFFF"/>
          <w:lang w:val="en-US" w:eastAsia="zh-CN" w:bidi="ar"/>
        </w:rPr>
        <w:t>在数字时代，</w:t>
      </w:r>
      <w:r>
        <w:t>平台算法与用户传播行为的互动正在改变公众人物逝后的记忆生产与社会表征。现有研究主要从数字哀悼与集体记忆、迷因参与</w:t>
      </w:r>
      <w:r>
        <w:rPr>
          <w:rFonts w:hint="eastAsia"/>
          <w:lang w:val="en-US" w:eastAsia="zh-CN"/>
        </w:rPr>
        <w:t>亚文化</w:t>
      </w:r>
      <w:r>
        <w:t>跨圈层传播、平台算法与用户行为三个方面展开，但三者尚未形成充分衔接。尤其在</w:t>
      </w:r>
      <w:r>
        <w:rPr>
          <w:rFonts w:hint="eastAsia"/>
          <w:lang w:val="en-US" w:eastAsia="zh-CN"/>
        </w:rPr>
        <w:t>严肃</w:t>
      </w:r>
      <w:r>
        <w:t>悼念、戏谑</w:t>
      </w:r>
      <w:r>
        <w:rPr>
          <w:rFonts w:hint="eastAsia"/>
          <w:lang w:val="en-US" w:eastAsia="zh-CN"/>
        </w:rPr>
        <w:t>玩梗</w:t>
      </w:r>
      <w:r>
        <w:t>和</w:t>
      </w:r>
      <w:r>
        <w:rPr>
          <w:rFonts w:hint="eastAsia"/>
          <w:lang w:val="en-US" w:eastAsia="zh-CN"/>
        </w:rPr>
        <w:t>中立</w:t>
      </w:r>
      <w:r>
        <w:t>评价并存的逝后传播场景中，玩梗内容如何突破亚文化边界进入公共传播，并进一步改变逝者的主导形象，仍缺乏动态、机制性的解释。</w:t>
      </w:r>
    </w:p>
    <w:p w14:paraId="3571A53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rFonts w:hint="eastAsia" w:ascii="Times New Roman" w:hAnsi="Times New Roman" w:eastAsia="方正楷体_GBK" w:cs="方正楷体_GBK"/>
          <w:b/>
          <w:bCs/>
          <w:color w:val="auto"/>
          <w:kern w:val="0"/>
          <w:sz w:val="24"/>
          <w:szCs w:val="24"/>
          <w:highlight w:val="none"/>
          <w:shd w:val="clear" w:fill="FFFFFF"/>
          <w:lang w:val="en-US" w:eastAsia="zh-CN" w:bidi="ar"/>
        </w:rPr>
      </w:pPr>
      <w:r>
        <w:rPr>
          <w:rFonts w:hint="eastAsia" w:ascii="Times New Roman" w:hAnsi="Times New Roman" w:eastAsia="方正楷体_GBK" w:cs="方正楷体_GBK"/>
          <w:b/>
          <w:bCs/>
          <w:color w:val="auto"/>
          <w:kern w:val="0"/>
          <w:sz w:val="24"/>
          <w:szCs w:val="24"/>
          <w:highlight w:val="none"/>
          <w:shd w:val="clear" w:fill="FFFFFF"/>
          <w:lang w:val="en-US" w:eastAsia="zh-CN" w:bidi="ar"/>
        </w:rPr>
        <w:t>（一）数字哀悼与逝后集体记忆：从</w:t>
      </w:r>
      <w:r>
        <w:rPr>
          <w:rFonts w:hint="eastAsia" w:ascii="Times New Roman" w:hAnsi="Times New Roman" w:eastAsia="方正楷体_GBK" w:cs="方正楷体_GBK"/>
          <w:b/>
          <w:bCs/>
          <w:color w:val="auto"/>
          <w:kern w:val="0"/>
          <w:sz w:val="24"/>
          <w:szCs w:val="24"/>
          <w:shd w:val="clear" w:fill="FFFFFF"/>
          <w:lang w:val="en-US" w:eastAsia="zh-CN" w:bidi="ar"/>
        </w:rPr>
        <w:t>“被记住多少”到“被记住什么”</w:t>
      </w:r>
    </w:p>
    <w:p w14:paraId="7AC105E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pPr>
      <w:r>
        <w:rPr>
          <w:rFonts w:hint="eastAsia" w:ascii="Times New Roman" w:hAnsi="Times New Roman" w:eastAsia="宋体" w:cs="宋体"/>
          <w:b w:val="0"/>
          <w:bCs w:val="0"/>
          <w:color w:val="auto"/>
          <w:kern w:val="0"/>
          <w:sz w:val="24"/>
          <w:szCs w:val="24"/>
          <w:highlight w:val="none"/>
          <w:shd w:val="clear" w:fill="FFFFFF"/>
          <w:lang w:val="en-US" w:eastAsia="zh-CN" w:bidi="ar"/>
        </w:rPr>
        <w:t>数字媒介拓展了哀悼的参与主体、表达形式与持续时间，</w:t>
      </w:r>
      <w:r>
        <w:t>使个体死亡逐渐转化为公众共同参与的记忆生产过程。</w:t>
      </w:r>
      <w:r>
        <w:rPr>
          <w:rFonts w:hint="eastAsia" w:ascii="Times New Roman" w:hAnsi="Times New Roman" w:eastAsia="宋体" w:cs="宋体"/>
          <w:b w:val="0"/>
          <w:bCs w:val="0"/>
          <w:color w:val="auto"/>
          <w:kern w:val="0"/>
          <w:sz w:val="24"/>
          <w:szCs w:val="24"/>
          <w:highlight w:val="none"/>
          <w:shd w:val="clear" w:fill="FFFFFF"/>
          <w:lang w:val="en-US" w:eastAsia="zh-CN" w:bidi="ar"/>
        </w:rPr>
        <w:t>Uwalaka</w:t>
      </w:r>
      <w:r>
        <w:t>发现，</w:t>
      </w:r>
      <w:r>
        <w:rPr>
          <w:rFonts w:hint="eastAsia"/>
          <w:lang w:val="en-US" w:eastAsia="zh-CN"/>
        </w:rPr>
        <w:t>公众人物逝后的</w:t>
      </w:r>
      <w:r>
        <w:t>网络哀悼由不同立场的参与者共同构成，既包含悼念与致敬，也存在批评、质疑与抵抗</w:t>
      </w:r>
      <w:r>
        <w:rPr>
          <w:rStyle w:val="9"/>
        </w:rPr>
        <w:t>[</w:t>
      </w:r>
      <w:r>
        <w:rPr>
          <w:rStyle w:val="9"/>
        </w:rPr>
        <w:endnoteReference w:id="0"/>
      </w:r>
      <w:r>
        <w:rPr>
          <w:rStyle w:val="9"/>
        </w:rPr>
        <w:t>]</w:t>
      </w:r>
      <w:r>
        <w:t>；</w:t>
      </w:r>
      <w:r>
        <w:rPr>
          <w:rFonts w:hint="eastAsia" w:ascii="Times New Roman" w:hAnsi="Times New Roman" w:eastAsia="宋体" w:cs="宋体"/>
          <w:b w:val="0"/>
          <w:bCs w:val="0"/>
          <w:color w:val="auto"/>
          <w:kern w:val="0"/>
          <w:sz w:val="24"/>
          <w:szCs w:val="24"/>
          <w:highlight w:val="none"/>
          <w:shd w:val="clear" w:fill="FFFFFF"/>
          <w:lang w:val="en-US" w:eastAsia="zh-CN" w:bidi="ar"/>
        </w:rPr>
        <w:t>Clancy</w:t>
      </w:r>
      <w:r>
        <w:t>对英国女王伊丽莎白二世逝后网络表达的研究表明，社交媒体并未形成统一的哀悼叙事，而是成为不同群体协商逝者意义的空间</w:t>
      </w:r>
      <w:r>
        <w:rPr>
          <w:rStyle w:val="9"/>
        </w:rPr>
        <w:t>[</w:t>
      </w:r>
      <w:r>
        <w:rPr>
          <w:rStyle w:val="9"/>
        </w:rPr>
        <w:endnoteReference w:id="1"/>
      </w:r>
      <w:r>
        <w:rPr>
          <w:rStyle w:val="9"/>
        </w:rPr>
        <w:t>]</w:t>
      </w:r>
      <w:r>
        <w:t>。</w:t>
      </w:r>
      <w:r>
        <w:rPr>
          <w:rFonts w:hint="eastAsia" w:ascii="Times New Roman" w:hAnsi="Times New Roman" w:eastAsia="宋体" w:cs="宋体"/>
          <w:b w:val="0"/>
          <w:bCs w:val="0"/>
          <w:color w:val="auto"/>
          <w:kern w:val="0"/>
          <w:sz w:val="24"/>
          <w:szCs w:val="24"/>
          <w:highlight w:val="none"/>
          <w:shd w:val="clear" w:fill="FFFFFF"/>
          <w:lang w:val="en-US" w:eastAsia="zh-CN" w:bidi="ar"/>
        </w:rPr>
        <w:t>高嘉潞指出，陌生人借助信息补偿、固定仪式和记忆书写等实践维持与逝者的联结，并重新协商逝者身份</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endnoteReference w:id="2"/>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。由此可知，</w:t>
      </w:r>
      <w:r>
        <w:t>社交媒体中的逝后表达并非单纯的情感宣泄，而是包含纪念、身份确认和意义协商等实践。</w:t>
      </w:r>
    </w:p>
    <w:p w14:paraId="4ECC207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t>平台算法进一步改变了这一记忆建构过程</w:t>
      </w:r>
      <w:r>
        <w:rPr>
          <w:rFonts w:hint="eastAsia" w:ascii="Times New Roman" w:hAnsi="Times New Roman" w:eastAsia="宋体" w:cs="宋体"/>
          <w:b w:val="0"/>
          <w:bCs w:val="0"/>
          <w:color w:val="auto"/>
          <w:kern w:val="0"/>
          <w:sz w:val="24"/>
          <w:szCs w:val="24"/>
          <w:highlight w:val="none"/>
          <w:shd w:val="clear" w:fill="FFFFFF"/>
          <w:lang w:val="en-US" w:eastAsia="zh-CN" w:bidi="ar"/>
        </w:rPr>
        <w:t>，哀悼共同体的形成不再完全依赖既有社会关系。Adriaansen</w:t>
      </w:r>
      <w:r>
        <w:t>和</w:t>
      </w:r>
      <w:r>
        <w:rPr>
          <w:rFonts w:hint="eastAsia" w:ascii="Times New Roman" w:hAnsi="Times New Roman" w:eastAsia="宋体" w:cs="宋体"/>
          <w:b w:val="0"/>
          <w:bCs w:val="0"/>
          <w:color w:val="auto"/>
          <w:kern w:val="0"/>
          <w:sz w:val="24"/>
          <w:szCs w:val="24"/>
          <w:highlight w:val="none"/>
          <w:shd w:val="clear" w:fill="FFFFFF"/>
          <w:lang w:val="en-US" w:eastAsia="zh-CN" w:bidi="ar"/>
        </w:rPr>
        <w:t>Smit</w:t>
      </w:r>
      <w:r>
        <w:t>指出，平台化正在通过算法策展改变社会的记忆与遗忘，并形成标签纪念、迷因记忆等新的记忆实践</w:t>
      </w:r>
      <w:r>
        <w:rPr>
          <w:rStyle w:val="9"/>
        </w:rPr>
        <w:t>[</w:t>
      </w:r>
      <w:r>
        <w:rPr>
          <w:rStyle w:val="9"/>
        </w:rPr>
        <w:endnoteReference w:id="3"/>
      </w:r>
      <w:r>
        <w:rPr>
          <w:rStyle w:val="9"/>
        </w:rPr>
        <w:t>]</w:t>
      </w:r>
      <w:r>
        <w:t>。</w:t>
      </w:r>
      <w:r>
        <w:rPr>
          <w:rFonts w:hint="eastAsia" w:ascii="Times New Roman" w:hAnsi="Times New Roman" w:eastAsia="宋体" w:cs="宋体"/>
          <w:b w:val="0"/>
          <w:bCs w:val="0"/>
          <w:color w:val="auto"/>
          <w:kern w:val="0"/>
          <w:sz w:val="24"/>
          <w:szCs w:val="24"/>
          <w:highlight w:val="none"/>
          <w:shd w:val="clear" w:fill="FFFFFF"/>
          <w:lang w:val="en-US" w:eastAsia="zh-CN" w:bidi="ar"/>
        </w:rPr>
        <w:t>Eriksson Krutrök提出“算法亲近性”概念，指出推荐排序可能将具有相似哀伤经验的陌生用户联系起来，并参与塑造哀悼表达规范</w:t>
      </w:r>
      <w:r>
        <w:rPr>
          <w:rStyle w:val="9"/>
          <w:rFonts w:hint="default" w:ascii="Times New Roman" w:hAnsi="Times New Roman" w:eastAsiaTheme="minorEastAsia" w:cstheme="minorBidi"/>
          <w:b w:val="0"/>
          <w:bCs w:val="0"/>
          <w:color w:val="auto"/>
          <w:kern w:val="2"/>
          <w:sz w:val="24"/>
          <w:szCs w:val="24"/>
          <w:highlight w:val="none"/>
          <w:shd w:val="clear" w:fill="FFFFFF"/>
          <w:lang w:val="en-US" w:eastAsia="zh-CN" w:bidi="ar"/>
        </w:rPr>
        <w:t>[</w:t>
      </w:r>
      <w:r>
        <w:rPr>
          <w:rStyle w:val="9"/>
          <w:rFonts w:hint="default" w:ascii="Times New Roman" w:hAnsi="Times New Roman" w:eastAsiaTheme="minorEastAsia" w:cstheme="minorBidi"/>
          <w:b w:val="0"/>
          <w:bCs w:val="0"/>
          <w:color w:val="auto"/>
          <w:kern w:val="2"/>
          <w:sz w:val="24"/>
          <w:szCs w:val="24"/>
          <w:highlight w:val="none"/>
          <w:shd w:val="clear" w:fill="FFFFFF"/>
          <w:lang w:val="en-US" w:eastAsia="zh-CN" w:bidi="ar"/>
        </w:rPr>
        <w:endnoteReference w:id="4"/>
      </w:r>
      <w:r>
        <w:rPr>
          <w:rStyle w:val="9"/>
          <w:rFonts w:hint="default" w:ascii="Times New Roman" w:hAnsi="Times New Roman" w:eastAsiaTheme="minorEastAsia" w:cstheme="minorBidi"/>
          <w:b w:val="0"/>
          <w:bCs w:val="0"/>
          <w:color w:val="auto"/>
          <w:kern w:val="2"/>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。West等追踪了2362位公众人物去世前后一年的新闻与社交媒体提及，发现了注意力骤升、快速衰减及长期记忆沉淀等模式</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endnoteReference w:id="5"/>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，该研究刻画了“被记住多少”和“衰减多快”，但未进一步区分提及内容。因此，当总体关注度变化不大、逝者的主导形象却已被新的符号取代时，仅凭提及量难以识别表征的方向性变化。</w:t>
      </w:r>
    </w:p>
    <w:p w14:paraId="1676CCB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rFonts w:hint="eastAsia" w:ascii="Times New Roman" w:hAnsi="Times New Roman" w:eastAsia="方正楷体_GBK" w:cs="方正楷体_GBK"/>
          <w:b/>
          <w:bCs/>
          <w:color w:val="auto"/>
          <w:kern w:val="0"/>
          <w:sz w:val="24"/>
          <w:szCs w:val="24"/>
          <w:highlight w:val="none"/>
          <w:shd w:val="clear" w:fill="FFFFFF"/>
          <w:lang w:val="en-US" w:eastAsia="zh-CN" w:bidi="ar"/>
        </w:rPr>
      </w:pPr>
      <w:r>
        <w:rPr>
          <w:rFonts w:hint="eastAsia" w:ascii="Times New Roman" w:hAnsi="Times New Roman" w:eastAsia="方正楷体_GBK" w:cs="方正楷体_GBK"/>
          <w:b/>
          <w:bCs/>
          <w:color w:val="auto"/>
          <w:kern w:val="0"/>
          <w:sz w:val="24"/>
          <w:szCs w:val="24"/>
          <w:highlight w:val="none"/>
          <w:shd w:val="clear" w:fill="FFFFFF"/>
          <w:lang w:val="en-US" w:eastAsia="zh-CN" w:bidi="ar"/>
        </w:rPr>
        <w:t>（二）迷因参与亚文化跨圈层传播：</w:t>
      </w:r>
      <w:r>
        <w:rPr>
          <w:rFonts w:hint="eastAsia" w:ascii="Times New Roman" w:hAnsi="Times New Roman" w:eastAsia="方正楷体_GBK" w:cs="方正楷体_GBK"/>
          <w:b/>
          <w:bCs/>
          <w:color w:val="auto"/>
          <w:kern w:val="0"/>
          <w:sz w:val="24"/>
          <w:szCs w:val="24"/>
          <w:shd w:val="clear" w:fill="FFFFFF"/>
          <w:lang w:val="en-US" w:eastAsia="zh-CN" w:bidi="ar"/>
        </w:rPr>
        <w:t>从“梗如何传播”到“梗如何改写人物形象”</w:t>
      </w:r>
    </w:p>
    <w:p w14:paraId="088DBA5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pPr>
      <w:r>
        <w:t>迷因研究最初关注文化信息的复制、变异与选择，数字媒介的发展</w:t>
      </w:r>
      <w:r>
        <w:rPr>
          <w:rFonts w:hint="eastAsia"/>
          <w:lang w:val="en-US" w:eastAsia="zh-CN"/>
        </w:rPr>
        <w:t>使其</w:t>
      </w:r>
      <w:r>
        <w:t>研究重点转向用户模仿、再创作和参与式传播。</w:t>
      </w:r>
      <w:r>
        <w:rPr>
          <w:rFonts w:hint="eastAsia" w:ascii="Times New Roman" w:hAnsi="Times New Roman" w:eastAsia="宋体" w:cs="宋体"/>
          <w:b w:val="0"/>
          <w:bCs w:val="0"/>
          <w:color w:val="auto"/>
          <w:kern w:val="0"/>
          <w:sz w:val="24"/>
          <w:szCs w:val="24"/>
          <w:shd w:val="clear" w:fill="FFFFFF"/>
          <w:lang w:val="en-US" w:eastAsia="zh-CN" w:bidi="ar"/>
        </w:rPr>
        <w:t>Shifman指出，数字迷因依赖用户的模仿、改编与再传播</w:t>
      </w:r>
      <w:r>
        <w:rPr>
          <w:rStyle w:val="9"/>
          <w:rFonts w:hint="eastAsia" w:ascii="Times New Roman" w:hAnsi="Times New Roman" w:eastAsia="宋体" w:cs="宋体"/>
          <w:b w:val="0"/>
          <w:bCs w:val="0"/>
          <w:color w:val="auto"/>
          <w:kern w:val="0"/>
          <w:sz w:val="24"/>
          <w:szCs w:val="24"/>
          <w:shd w:val="clear" w:fill="FFFFFF"/>
          <w:lang w:val="en-US" w:eastAsia="zh-CN" w:bidi="ar"/>
        </w:rPr>
        <w:t>[</w:t>
      </w:r>
      <w:r>
        <w:rPr>
          <w:rStyle w:val="9"/>
          <w:rFonts w:hint="eastAsia" w:ascii="Times New Roman" w:hAnsi="Times New Roman" w:eastAsia="宋体" w:cs="宋体"/>
          <w:b w:val="0"/>
          <w:bCs w:val="0"/>
          <w:color w:val="auto"/>
          <w:kern w:val="0"/>
          <w:sz w:val="24"/>
          <w:szCs w:val="24"/>
          <w:shd w:val="clear" w:fill="FFFFFF"/>
          <w:lang w:val="en-US" w:eastAsia="zh-CN" w:bidi="ar"/>
        </w:rPr>
        <w:endnoteReference w:id="6"/>
      </w:r>
      <w:r>
        <w:rPr>
          <w:rStyle w:val="9"/>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；Jenkins的参与式文化研究则强调用户能够通过文本再生产介入意义建构</w:t>
      </w:r>
      <w:r>
        <w:rPr>
          <w:rStyle w:val="9"/>
          <w:rFonts w:hint="eastAsia" w:ascii="Times New Roman" w:hAnsi="Times New Roman" w:eastAsia="宋体" w:cs="宋体"/>
          <w:b w:val="0"/>
          <w:bCs w:val="0"/>
          <w:color w:val="auto"/>
          <w:kern w:val="0"/>
          <w:sz w:val="24"/>
          <w:szCs w:val="24"/>
          <w:shd w:val="clear" w:fill="FFFFFF"/>
          <w:lang w:val="en-US" w:eastAsia="zh-CN" w:bidi="ar"/>
        </w:rPr>
        <w:t>[</w:t>
      </w:r>
      <w:r>
        <w:rPr>
          <w:rStyle w:val="9"/>
          <w:rFonts w:hint="eastAsia" w:ascii="Times New Roman" w:hAnsi="Times New Roman" w:eastAsia="宋体" w:cs="宋体"/>
          <w:b w:val="0"/>
          <w:bCs w:val="0"/>
          <w:color w:val="auto"/>
          <w:kern w:val="0"/>
          <w:sz w:val="24"/>
          <w:szCs w:val="24"/>
          <w:shd w:val="clear" w:fill="FFFFFF"/>
          <w:lang w:val="en-US" w:eastAsia="zh-CN" w:bidi="ar"/>
        </w:rPr>
        <w:endnoteReference w:id="7"/>
      </w:r>
      <w:r>
        <w:rPr>
          <w:rStyle w:val="9"/>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。Nissenbaum等指出，迷因既是区分群体成员的亚文化知识，也可成为社群内部开展规范协商和话语竞争的资</w:t>
      </w:r>
      <w:r>
        <w:rPr>
          <w:rFonts w:hint="eastAsia" w:ascii="Times New Roman" w:hAnsi="Times New Roman" w:eastAsia="宋体" w:cs="宋体"/>
          <w:b w:val="0"/>
          <w:bCs w:val="0"/>
          <w:color w:val="auto"/>
          <w:kern w:val="0"/>
          <w:sz w:val="24"/>
          <w:szCs w:val="24"/>
          <w:highlight w:val="none"/>
          <w:shd w:val="clear" w:fill="FFFFFF"/>
          <w:lang w:val="en-US" w:eastAsia="zh-CN" w:bidi="ar"/>
        </w:rPr>
        <w:t>源</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endnoteReference w:id="8"/>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w:t>
      </w:r>
      <w:r>
        <w:t>更重要的是，迷因的跨圈层传播伴随着意义的再语境化。既有研究发现，迷因进入主流媒体或不同社群后，其原有语境、情感色彩和社会意义可能发生变化，因此迷因不仅是传播信息的形式，也是用户参与身份建构和意义竞争的重要资源。</w:t>
      </w:r>
      <w:r>
        <w:rPr>
          <w:rFonts w:hint="eastAsia" w:ascii="Times New Roman" w:hAnsi="Times New Roman" w:eastAsia="宋体" w:cs="宋体"/>
          <w:b w:val="0"/>
          <w:bCs w:val="0"/>
          <w:color w:val="auto"/>
          <w:kern w:val="0"/>
          <w:sz w:val="24"/>
          <w:szCs w:val="24"/>
          <w:shd w:val="clear" w:fill="FFFFFF"/>
          <w:lang w:val="en-US" w:eastAsia="zh-CN" w:bidi="ar"/>
        </w:rPr>
        <w:t>Bou-Franch和Yus对英国女王伊丽莎白二世逝后迷因的研究发现，</w:t>
      </w:r>
      <w:r>
        <w:t>悼亡场景中的</w:t>
      </w:r>
      <w:ins w:id="5" w:author="续昼" w:date="2026-10-09T15:31:37Z">
        <w:r>
          <w:rPr>
            <w:rFonts w:hint="eastAsia"/>
            <w:lang w:val="en-US" w:eastAsia="zh-CN"/>
          </w:rPr>
          <w:t>幽默</w:t>
        </w:r>
      </w:ins>
      <w:r>
        <w:t>表达可以同时包含哀悼、戏仿、批评和政治评价</w:t>
      </w:r>
      <w:r>
        <w:rPr>
          <w:rStyle w:val="9"/>
        </w:rPr>
        <w:t>[</w:t>
      </w:r>
      <w:r>
        <w:rPr>
          <w:rStyle w:val="9"/>
        </w:rPr>
        <w:endnoteReference w:id="9"/>
      </w:r>
      <w:r>
        <w:rPr>
          <w:rStyle w:val="9"/>
        </w:rPr>
        <w:t>]</w:t>
      </w:r>
      <w:r>
        <w:t>，说明玩梗并非简单地偏离哀悼规范，而可能成为重新解释逝者及其社会意义的方式。</w:t>
      </w:r>
    </w:p>
    <w:p w14:paraId="4BBECB0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shd w:val="clear" w:fill="FFFFFF"/>
          <w:lang w:val="en-US" w:eastAsia="zh-CN" w:bidi="ar"/>
        </w:rPr>
      </w:pPr>
      <w:r>
        <w:rPr>
          <w:rFonts w:hint="eastAsia" w:ascii="Times New Roman" w:hAnsi="Times New Roman" w:eastAsia="宋体" w:cs="宋体"/>
          <w:b w:val="0"/>
          <w:bCs w:val="0"/>
          <w:color w:val="auto"/>
          <w:kern w:val="0"/>
          <w:sz w:val="24"/>
          <w:szCs w:val="24"/>
          <w:shd w:val="clear" w:fill="FFFFFF"/>
          <w:lang w:val="en-US" w:eastAsia="zh-CN" w:bidi="ar"/>
        </w:rPr>
        <w:t>现有研究较好地解释了梗为何容易被复制、改编和跨圈层传播，但对玩梗表征如何逐渐取代其他叙事并成为人物主导公共表征，仍缺少时序和机制层面的分析。值得进一步探讨的是，逝后玩梗既源于用户对相关素材的持续改编与传播，也受到算法推荐的影响。现有研究尚未充分说明二者如何相互作用，以及这种互动如何影响逝者的社会形象。</w:t>
      </w:r>
    </w:p>
    <w:p w14:paraId="26BC9DB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rFonts w:hint="eastAsia" w:ascii="Times New Roman" w:hAnsi="Times New Roman" w:eastAsia="方正楷体_GBK" w:cs="方正楷体_GBK"/>
          <w:b/>
          <w:bCs/>
          <w:color w:val="auto"/>
          <w:kern w:val="0"/>
          <w:sz w:val="24"/>
          <w:szCs w:val="24"/>
          <w:highlight w:val="none"/>
          <w:shd w:val="clear" w:fill="FFFFFF"/>
          <w:lang w:val="en-US" w:eastAsia="zh-CN" w:bidi="ar"/>
        </w:rPr>
      </w:pPr>
      <w:r>
        <w:rPr>
          <w:rFonts w:hint="eastAsia" w:ascii="Times New Roman" w:hAnsi="Times New Roman" w:eastAsia="方正楷体_GBK" w:cs="方正楷体_GBK"/>
          <w:b/>
          <w:bCs/>
          <w:color w:val="auto"/>
          <w:kern w:val="0"/>
          <w:sz w:val="24"/>
          <w:szCs w:val="24"/>
          <w:highlight w:val="none"/>
          <w:shd w:val="clear" w:fill="FFFFFF"/>
          <w:lang w:val="en-US" w:eastAsia="zh-CN" w:bidi="ar"/>
        </w:rPr>
        <w:t>（三）平台算法与用户传播行为：关注“用户—算法”的互动反馈</w:t>
      </w:r>
    </w:p>
    <w:p w14:paraId="53D30FD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t>近年来</w:t>
      </w:r>
      <w:r>
        <w:rPr>
          <w:rFonts w:hint="eastAsia"/>
          <w:lang w:eastAsia="zh-CN"/>
        </w:rPr>
        <w:t>，</w:t>
      </w:r>
      <w:r>
        <w:t>平台研究逐渐从</w:t>
      </w:r>
      <w:r>
        <w:rPr>
          <w:rFonts w:hint="eastAsia"/>
          <w:lang w:eastAsia="zh-CN"/>
        </w:rPr>
        <w:t>“</w:t>
      </w:r>
      <w:r>
        <w:t>算法分发</w:t>
      </w:r>
      <w:r>
        <w:rPr>
          <w:rFonts w:hint="eastAsia"/>
          <w:lang w:eastAsia="zh-CN"/>
        </w:rPr>
        <w:t>”</w:t>
      </w:r>
      <w:r>
        <w:t>转向</w:t>
      </w:r>
      <w:r>
        <w:rPr>
          <w:rFonts w:hint="eastAsia"/>
          <w:lang w:eastAsia="zh-CN"/>
        </w:rPr>
        <w:t>“</w:t>
      </w:r>
      <w:r>
        <w:t>人</w:t>
      </w:r>
      <w:r>
        <w:rPr>
          <w:rFonts w:hint="eastAsia"/>
          <w:lang w:val="en-US" w:eastAsia="zh-CN"/>
        </w:rPr>
        <w:t>与</w:t>
      </w:r>
      <w:r>
        <w:t>算法互动</w:t>
      </w:r>
      <w:r>
        <w:rPr>
          <w:rFonts w:hint="eastAsia"/>
          <w:lang w:eastAsia="zh-CN"/>
        </w:rPr>
        <w:t>”</w:t>
      </w:r>
      <w:r>
        <w:t>，强调用户行为与推荐机制之间的持续反馈。</w:t>
      </w:r>
      <w:r>
        <w:rPr>
          <w:rFonts w:hint="eastAsia" w:ascii="Times New Roman" w:hAnsi="Times New Roman" w:eastAsia="宋体" w:cs="宋体"/>
          <w:b w:val="0"/>
          <w:bCs w:val="0"/>
          <w:color w:val="auto"/>
          <w:kern w:val="0"/>
          <w:sz w:val="24"/>
          <w:szCs w:val="24"/>
          <w:shd w:val="clear" w:fill="FFFFFF"/>
          <w:lang w:val="en-US" w:eastAsia="zh-CN" w:bidi="ar"/>
        </w:rPr>
        <w:t>Metzler</w:t>
      </w:r>
      <w:r>
        <w:t>和</w:t>
      </w:r>
      <w:r>
        <w:rPr>
          <w:rFonts w:hint="eastAsia" w:ascii="Times New Roman" w:hAnsi="Times New Roman" w:eastAsia="宋体" w:cs="宋体"/>
          <w:b w:val="0"/>
          <w:bCs w:val="0"/>
          <w:color w:val="auto"/>
          <w:kern w:val="0"/>
          <w:sz w:val="24"/>
          <w:szCs w:val="24"/>
          <w:shd w:val="clear" w:fill="FFFFFF"/>
          <w:lang w:val="en-US" w:eastAsia="zh-CN" w:bidi="ar"/>
        </w:rPr>
        <w:t>Garcia</w:t>
      </w:r>
      <w:r>
        <w:t>指出，数字平台中的传播结果是用户行为、算法机制和平台功能共同作用的结果，算法往往会放大既有的社会动力，而非脱离用户行为独立产生传播趋势</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endnoteReference w:id="10"/>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t>。</w:t>
      </w:r>
      <w:r>
        <w:rPr>
          <w:rFonts w:hint="eastAsia" w:ascii="Times New Roman" w:hAnsi="Times New Roman" w:eastAsia="宋体" w:cs="宋体"/>
          <w:b w:val="0"/>
          <w:bCs w:val="0"/>
          <w:color w:val="auto"/>
          <w:kern w:val="0"/>
          <w:sz w:val="24"/>
          <w:szCs w:val="24"/>
          <w:highlight w:val="none"/>
          <w:shd w:val="clear" w:fill="FFFFFF"/>
          <w:lang w:val="en-US" w:eastAsia="zh-CN" w:bidi="ar"/>
        </w:rPr>
        <w:t>与此同时，用户也是内容生产和意义建构的参与者。用户和机构媒体通过连接、标签与内容再生产推动短视频的流传、驯化和经典化，进而影响公共记忆的叙事与情感基调</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endnoteReference w:id="11"/>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。因此，平台上哪些内容得到持续传播，既取决于算法如何分配可见性，也取决于用户生产了什么内容以及如何参与互动。</w:t>
      </w:r>
    </w:p>
    <w:p w14:paraId="535F0E5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cs="宋体" w:eastAsiaTheme="minorEastAsia"/>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现有研究也表明，算法能够放大既有内容，却不能脱离用户行为独立决定传播结果。</w:t>
      </w:r>
      <w:commentRangeStart w:id="6"/>
      <w:r>
        <w:rPr>
          <w:rFonts w:hint="eastAsia" w:ascii="Times New Roman" w:hAnsi="Times New Roman" w:eastAsia="宋体" w:cs="宋体"/>
          <w:b w:val="0"/>
          <w:bCs w:val="0"/>
          <w:color w:val="auto"/>
          <w:kern w:val="0"/>
          <w:sz w:val="24"/>
          <w:szCs w:val="24"/>
          <w:highlight w:val="none"/>
          <w:shd w:val="clear" w:fill="FFFFFF"/>
          <w:lang w:val="en-US" w:eastAsia="zh-CN" w:bidi="ar"/>
        </w:rPr>
        <w:t>Huszár</w:t>
      </w:r>
      <w:commentRangeEnd w:id="6"/>
      <w:r>
        <w:commentReference w:id="6"/>
      </w:r>
      <w:r>
        <w:rPr>
          <w:rFonts w:hint="eastAsia" w:ascii="Times New Roman" w:hAnsi="Times New Roman" w:eastAsia="宋体" w:cs="宋体"/>
          <w:b w:val="0"/>
          <w:bCs w:val="0"/>
          <w:color w:val="auto"/>
          <w:kern w:val="0"/>
          <w:sz w:val="24"/>
          <w:szCs w:val="24"/>
          <w:highlight w:val="none"/>
          <w:shd w:val="clear" w:fill="FFFFFF"/>
          <w:lang w:val="en-US" w:eastAsia="zh-CN" w:bidi="ar"/>
        </w:rPr>
        <w:t>等基于大规模随机对照实验，以逆时间序信息流为基准估算个性化排序的放大效应，发现不同政治阵营及新闻来源的内容获得的算法放大程度存在明显差异</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endnoteReference w:id="12"/>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。Hosseinmardi等利用反事实机器人进一步证明，推荐效果会随用户的观看行为和历史偏好而变化，具有明显的情境边界</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endnoteReference w:id="13"/>
      </w:r>
      <w:r>
        <w:rPr>
          <w:rStyle w:val="9"/>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w:t>
      </w:r>
      <w:r>
        <w:t>现有算法研究较少将这一机制置于公众人物逝后这一情境中，</w:t>
      </w:r>
      <w:r>
        <w:rPr>
          <w:rFonts w:hint="eastAsia"/>
        </w:rPr>
        <w:t>更未解释算法—用户反馈是否会推动玩梗突破亚文化边界，并进一步改变逝者公共形象。</w:t>
      </w:r>
    </w:p>
    <w:p w14:paraId="271522F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textAlignment w:val="auto"/>
      </w:pPr>
      <w:r>
        <w:rPr>
          <w:rFonts w:hint="eastAsia"/>
          <w:lang w:val="en-US" w:eastAsia="zh-CN"/>
        </w:rPr>
        <w:t>基于以上研究空白，</w:t>
      </w:r>
      <w:r>
        <w:t>本研究以公众人物逝后的社会表征转移为</w:t>
      </w:r>
      <w:r>
        <w:rPr>
          <w:rFonts w:hint="eastAsia"/>
          <w:lang w:val="en-US" w:eastAsia="zh-CN"/>
        </w:rPr>
        <w:t>研究</w:t>
      </w:r>
      <w:r>
        <w:t>对象，通过真实数据追踪专业讨论、悼念表达与玩梗内容的时序变化，并引入</w:t>
      </w:r>
      <w:r>
        <w:rPr>
          <w:rFonts w:hint="eastAsia" w:ascii="Times New Roman" w:hAnsi="Times New Roman" w:eastAsia="宋体" w:cs="宋体"/>
          <w:b w:val="0"/>
          <w:bCs w:val="0"/>
          <w:color w:val="auto"/>
          <w:kern w:val="0"/>
          <w:sz w:val="24"/>
          <w:szCs w:val="24"/>
          <w:highlight w:val="none"/>
          <w:shd w:val="clear" w:fill="FFFFFF"/>
          <w:lang w:val="en-US" w:eastAsia="zh-CN" w:bidi="ar"/>
        </w:rPr>
        <w:t>LLM</w:t>
      </w:r>
      <w:r>
        <w:t>多智能体仿真构建差异化算法推荐环境，通过反事实</w:t>
      </w:r>
      <w:ins w:id="6" w:author="Rising Sun" w:date="2026-10-07T00:05:16Z">
        <w:r>
          <w:rPr>
            <w:rFonts w:hint="eastAsia"/>
            <w:lang w:val="en-US" w:eastAsia="zh-CN"/>
          </w:rPr>
          <w:t>模拟</w:t>
        </w:r>
      </w:ins>
      <w:r>
        <w:t>进一步识别算法机制对玩梗起爆时点、传播强度及演化轨迹的影响，从而揭示用户参与与算法推荐共同塑造逝后人物形象的作用机制。</w:t>
      </w:r>
    </w:p>
    <w:p w14:paraId="10DAF51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p>
    <w:p w14:paraId="70FB204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宋体"/>
          <w:b w:val="0"/>
          <w:bCs w:val="0"/>
          <w:color w:val="auto"/>
          <w:kern w:val="0"/>
          <w:sz w:val="24"/>
          <w:szCs w:val="24"/>
          <w:highlight w:val="none"/>
          <w:shd w:val="clear" w:fill="FFFFFF"/>
          <w:lang w:val="en-US" w:eastAsia="zh-CN" w:bidi="ar"/>
        </w:rPr>
      </w:pPr>
    </w:p>
    <w:p w14:paraId="40BA7C49">
      <w:pPr>
        <w:numPr>
          <w:ilvl w:val="0"/>
          <w:numId w:val="0"/>
        </w:numPr>
        <w:rPr>
          <w:rFonts w:hint="default"/>
          <w:lang w:val="en-US" w:eastAsia="zh-CN"/>
        </w:rPr>
      </w:pPr>
    </w:p>
    <w:sectPr>
      <w:endnotePr>
        <w:numFmt w:val="decimal"/>
      </w:end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续昼" w:date="2026-10-03T16:25:19Z" w:initials="">
    <w:p w14:paraId="6F6F4935">
      <w:pPr>
        <w:pStyle w:val="3"/>
        <w:rPr>
          <w:rFonts w:hint="eastAsia"/>
          <w:lang w:val="en-US" w:eastAsia="zh-CN"/>
        </w:rPr>
      </w:pPr>
      <w:r>
        <w:rPr>
          <w:rFonts w:hint="eastAsia"/>
          <w:lang w:val="en-US" w:eastAsia="zh-CN"/>
        </w:rPr>
        <w:t>Afterlife:</w:t>
      </w:r>
    </w:p>
    <w:p w14:paraId="58D2AB23">
      <w:pPr>
        <w:pStyle w:val="3"/>
        <w:rPr>
          <w:rFonts w:hint="default"/>
          <w:lang w:val="en-US" w:eastAsia="zh-CN"/>
        </w:rPr>
      </w:pPr>
      <w:r>
        <w:rPr>
          <w:rFonts w:hint="default"/>
          <w:lang w:val="en-US" w:eastAsia="zh-CN"/>
        </w:rPr>
        <w:t xml:space="preserve">The digital afterlife refers to what happens to our online data, accounts, and </w:t>
      </w:r>
      <w:r>
        <w:rPr>
          <w:rFonts w:hint="default"/>
          <w:b/>
          <w:bCs/>
          <w:lang w:val="en-US" w:eastAsia="zh-CN"/>
        </w:rPr>
        <w:t>digital identities</w:t>
      </w:r>
      <w:r>
        <w:rPr>
          <w:rFonts w:hint="default"/>
          <w:lang w:val="en-US" w:eastAsia="zh-CN"/>
        </w:rPr>
        <w:t xml:space="preserve"> after we die. It includes everything from social media profiles and emails to photographs, documents, work outputs, message threads, health data captured by smart devices, and metadata - the often-hidden ‘who, where, when, and how’ information connected with whatever we do online.  </w:t>
      </w:r>
    </w:p>
    <w:p w14:paraId="27A1F8AA">
      <w:pPr>
        <w:pStyle w:val="3"/>
        <w:keepNext w:val="0"/>
        <w:keepLines w:val="0"/>
        <w:pageBreakBefore w:val="0"/>
        <w:widowControl w:val="0"/>
        <w:kinsoku/>
        <w:wordWrap/>
        <w:overflowPunct/>
        <w:topLinePunct w:val="0"/>
        <w:bidi w:val="0"/>
        <w:adjustRightInd/>
        <w:snapToGrid/>
        <w:textAlignment w:val="auto"/>
        <w:rPr>
          <w:rFonts w:hint="default"/>
          <w:lang w:val="en-US" w:eastAsia="zh-CN"/>
        </w:rPr>
      </w:pPr>
    </w:p>
    <w:p w14:paraId="2B0FB0D0">
      <w:pPr>
        <w:pStyle w:val="3"/>
        <w:keepNext w:val="0"/>
        <w:keepLines w:val="0"/>
        <w:pageBreakBefore w:val="0"/>
        <w:widowControl w:val="0"/>
        <w:kinsoku/>
        <w:wordWrap/>
        <w:overflowPunct/>
        <w:topLinePunct w:val="0"/>
        <w:bidi w:val="0"/>
        <w:adjustRightInd/>
        <w:snapToGrid/>
        <w:textAlignment w:val="auto"/>
        <w:rPr>
          <w:rFonts w:hint="default"/>
          <w:lang w:val="en-US" w:eastAsia="zh-CN"/>
        </w:rPr>
      </w:pPr>
      <w:r>
        <w:rPr>
          <w:rFonts w:hint="eastAsia"/>
          <w:lang w:val="en-US" w:eastAsia="zh-CN"/>
        </w:rPr>
        <w:t>“</w:t>
      </w:r>
      <w:r>
        <w:rPr>
          <w:rFonts w:ascii="futura-pt" w:hAnsi="futura-pt" w:eastAsia="futura-pt" w:cs="futura-pt"/>
          <w:i w:val="0"/>
          <w:iCs w:val="0"/>
          <w:caps w:val="0"/>
          <w:color w:val="262729"/>
          <w:spacing w:val="0"/>
          <w:sz w:val="31"/>
          <w:szCs w:val="31"/>
          <w:shd w:val="clear" w:fill="FFFFFF"/>
        </w:rPr>
        <w:t>数字来世如今已成为我们生活、记忆和哀悼方式中持续的一部分。</w:t>
      </w:r>
      <w:r>
        <w:rPr>
          <w:rFonts w:hint="eastAsia"/>
          <w:lang w:val="en-US" w:eastAsia="zh-CN"/>
        </w:rPr>
        <w:t>”</w:t>
      </w:r>
    </w:p>
    <w:p w14:paraId="744C6E10">
      <w:pPr>
        <w:pStyle w:val="3"/>
        <w:rPr>
          <w:rFonts w:hint="default"/>
          <w:lang w:val="en-US" w:eastAsia="zh-CN"/>
        </w:rPr>
      </w:pPr>
    </w:p>
    <w:p w14:paraId="7265B5C3">
      <w:pPr>
        <w:pStyle w:val="3"/>
        <w:rPr>
          <w:rFonts w:hint="eastAsia"/>
          <w:lang w:val="en-US" w:eastAsia="zh-CN"/>
        </w:rPr>
      </w:pPr>
      <w:r>
        <w:rPr>
          <w:rFonts w:hint="eastAsia"/>
          <w:lang w:val="en-US" w:eastAsia="zh-CN"/>
        </w:rPr>
        <w:t>这里可以作为研究意义的一个切入点，即：为规范数字哀悼秩序、完善平台数字遗产治理与网络亚文化引导提供理论支撑与现实参考。</w:t>
      </w:r>
    </w:p>
    <w:p w14:paraId="33ED8C77">
      <w:pPr>
        <w:pStyle w:val="3"/>
        <w:rPr>
          <w:rFonts w:hint="eastAsia"/>
          <w:lang w:val="en-US" w:eastAsia="zh-CN"/>
        </w:rPr>
      </w:pPr>
    </w:p>
    <w:p w14:paraId="49EFEDBC">
      <w:pPr>
        <w:pStyle w:val="3"/>
        <w:rPr>
          <w:rFonts w:hint="default"/>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"https://www.elainekasket.com/insights/digital-afterlife-explained" </w:instrText>
      </w:r>
      <w:r>
        <w:rPr>
          <w:rFonts w:ascii="宋体" w:hAnsi="宋体" w:eastAsia="宋体" w:cs="宋体"/>
          <w:sz w:val="24"/>
          <w:szCs w:val="24"/>
        </w:rPr>
        <w:fldChar w:fldCharType="separate"/>
      </w:r>
      <w:r>
        <w:rPr>
          <w:rStyle w:val="11"/>
          <w:rFonts w:ascii="宋体" w:hAnsi="宋体" w:eastAsia="宋体" w:cs="宋体"/>
          <w:sz w:val="24"/>
          <w:szCs w:val="24"/>
        </w:rPr>
        <w:t>什么是数字来世？—— 伊莱恩·卡斯凯特，网络心理学家</w:t>
      </w:r>
      <w:r>
        <w:rPr>
          <w:rFonts w:ascii="宋体" w:hAnsi="宋体" w:eastAsia="宋体" w:cs="宋体"/>
          <w:sz w:val="24"/>
          <w:szCs w:val="24"/>
        </w:rPr>
        <w:fldChar w:fldCharType="end"/>
      </w:r>
    </w:p>
  </w:comment>
  <w:comment w:id="1" w:author="Rising Sun" w:date="2026-10-06T23:27:54Z" w:initials="">
    <w:p w14:paraId="47066C7E">
      <w:pPr>
        <w:pStyle w:val="3"/>
        <w:rPr>
          <w:rFonts w:hint="default" w:eastAsiaTheme="minorEastAsia"/>
          <w:lang w:val="en-US" w:eastAsia="zh-CN"/>
        </w:rPr>
      </w:pPr>
      <w:r>
        <w:rPr>
          <w:rFonts w:hint="eastAsia"/>
          <w:lang w:val="en-US" w:eastAsia="zh-CN"/>
        </w:rPr>
        <w:t>如果说当做“公众人物”来看待的话，要不就不提他的负面了。默认他生前正面是大于负面，至少是64开的，这样后面形象轨迹“偏移”才说的通。不然原本就有负面，你想探究的是偏移，就是从正到负的过程，或按照说以前正大于负，而现在可能负大于正。不然这个偏移体现在哪里。以前也是有人骂他，玩他的梗的，而我们探讨的更多的是他玩梗的数量的爆发这个现象。形象上从无到有的转变，或者正负比例，可以用图玩梗与不玩的数量呈现。应该是能回答的。</w:t>
      </w:r>
    </w:p>
  </w:comment>
  <w:comment w:id="2" w:author="续昼" w:date="2026-10-03T17:35:08Z" w:initials="">
    <w:p w14:paraId="38650009">
      <w:pPr>
        <w:pStyle w:val="2"/>
        <w:keepNext w:val="0"/>
        <w:keepLines w:val="0"/>
        <w:widowControl/>
        <w:suppressLineNumbers w:val="0"/>
      </w:pPr>
      <w:r>
        <w:t>Q1：事实层（对应 5.2 万条真实帖文实证分析）</w:t>
      </w:r>
    </w:p>
    <w:p w14:paraId="4AF44715">
      <w:pPr>
        <w:pStyle w:val="5"/>
        <w:keepNext w:val="0"/>
        <w:keepLines w:val="0"/>
        <w:widowControl/>
        <w:suppressLineNumbers w:val="0"/>
      </w:pPr>
      <w:r>
        <w:t>先刻画</w:t>
      </w:r>
      <w:r>
        <w:rPr>
          <w:rStyle w:val="8"/>
        </w:rPr>
        <w:t>客观演化规律、平台差异</w:t>
      </w:r>
      <w:r>
        <w:t xml:space="preserve"> 👉 你能完美回答：数据统计、时序图谱、跨平台对比</w:t>
      </w:r>
    </w:p>
  </w:comment>
  <w:comment w:id="3" w:author="续昼" w:date="2026-10-03T17:35:15Z" w:initials="">
    <w:p w14:paraId="2607C128">
      <w:pPr>
        <w:pStyle w:val="3"/>
        <w:rPr>
          <w:rFonts w:hint="eastAsia"/>
        </w:rPr>
      </w:pPr>
      <w:r>
        <w:rPr>
          <w:rFonts w:hint="eastAsia"/>
        </w:rPr>
        <w:t>Q2：机制层（对应 多智能体仿真核心逻辑）</w:t>
      </w:r>
    </w:p>
    <w:p w14:paraId="5CCF7AB7">
      <w:pPr>
        <w:pStyle w:val="3"/>
        <w:rPr>
          <w:rFonts w:hint="eastAsia"/>
        </w:rPr>
      </w:pPr>
    </w:p>
    <w:p w14:paraId="63F9C9F3">
      <w:pPr>
        <w:pStyle w:val="3"/>
        <w:rPr>
          <w:rFonts w:hint="eastAsia"/>
        </w:rPr>
      </w:pPr>
      <w:r>
        <w:rPr>
          <w:rFonts w:hint="eastAsia"/>
        </w:rPr>
        <w:t>解释**系统如何运作**：平台配置可见性→用户适配表达→内容回流重塑舆论的闭环</w:t>
      </w:r>
    </w:p>
    <w:p w14:paraId="383C34EF">
      <w:pPr>
        <w:pStyle w:val="3"/>
      </w:pPr>
      <w:r>
        <w:rPr>
          <w:rFonts w:hint="eastAsia"/>
        </w:rPr>
        <w:t>👉 你能完美回答：搭建仿真模型、抽象微观交互规则、还原宏观涌现过程</w:t>
      </w:r>
    </w:p>
  </w:comment>
  <w:comment w:id="4" w:author="续昼" w:date="2026-10-03T17:35:43Z" w:initials="">
    <w:p w14:paraId="16505B88">
      <w:pPr>
        <w:pStyle w:val="3"/>
        <w:rPr>
          <w:rFonts w:hint="eastAsia"/>
        </w:rPr>
      </w:pPr>
      <w:r>
        <w:rPr>
          <w:rFonts w:hint="eastAsia"/>
        </w:rPr>
        <w:t>Q3：检验层（对应 反事实控制变量实验）</w:t>
      </w:r>
    </w:p>
    <w:p w14:paraId="6CAD4135">
      <w:pPr>
        <w:pStyle w:val="3"/>
        <w:rPr>
          <w:rFonts w:hint="eastAsia"/>
        </w:rPr>
      </w:pPr>
    </w:p>
    <w:p w14:paraId="68B6F2E3">
      <w:pPr>
        <w:pStyle w:val="3"/>
        <w:rPr>
          <w:rFonts w:hint="eastAsia"/>
        </w:rPr>
      </w:pPr>
      <w:r>
        <w:rPr>
          <w:rFonts w:hint="eastAsia"/>
        </w:rPr>
        <w:t>固定用户 / 事件，**只换算法策展规则**，看氛围是否发生偏转、偏转程度差异</w:t>
      </w:r>
    </w:p>
    <w:p w14:paraId="0D9ECFED">
      <w:pPr>
        <w:pStyle w:val="3"/>
      </w:pPr>
      <w:r>
        <w:rPr>
          <w:rFonts w:hint="eastAsia"/>
        </w:rPr>
        <w:t>👉 你能完美回答：各组仿真对比结果、验证算法的系统性塑造效应</w:t>
      </w:r>
    </w:p>
  </w:comment>
  <w:comment w:id="5" w:author="续昼" w:date="2026-10-04T15:25:30Z" w:initials="">
    <w:p w14:paraId="6B467A97">
      <w:pPr>
        <w:pStyle w:val="3"/>
        <w:rPr>
          <w:rFonts w:hint="eastAsia"/>
          <w:lang w:val="en-US" w:eastAsia="zh-CN"/>
        </w:rPr>
      </w:pPr>
      <w:r>
        <w:rPr>
          <w:rFonts w:hint="eastAsia"/>
          <w:lang w:val="en-US" w:eastAsia="zh-CN"/>
        </w:rPr>
        <w:t>这部分主要从数字哀悼、迷因传播与算法策展三个方向研究。</w:t>
      </w:r>
    </w:p>
    <w:p w14:paraId="7C09C17A">
      <w:pPr>
        <w:pStyle w:val="3"/>
        <w:rPr>
          <w:rFonts w:hint="eastAsia"/>
          <w:lang w:val="en-US" w:eastAsia="zh-CN"/>
        </w:rPr>
      </w:pPr>
    </w:p>
    <w:p w14:paraId="24DD51E3">
      <w:pPr>
        <w:pStyle w:val="3"/>
        <w:numPr>
          <w:ilvl w:val="0"/>
          <w:numId w:val="1"/>
        </w:numPr>
        <w:rPr>
          <w:rFonts w:ascii="Segoe UI" w:hAnsi="Segoe UI" w:eastAsia="Segoe UI" w:cs="Segoe UI"/>
          <w:i w:val="0"/>
          <w:iCs w:val="0"/>
          <w:caps w:val="0"/>
          <w:color w:val="0F1115"/>
          <w:spacing w:val="0"/>
          <w:sz w:val="24"/>
          <w:szCs w:val="24"/>
          <w:shd w:val="clear" w:fill="FFFFFF"/>
        </w:rPr>
      </w:pPr>
      <w:r>
        <w:rPr>
          <w:rFonts w:hint="eastAsia"/>
          <w:lang w:val="en-US" w:eastAsia="zh-CN"/>
        </w:rPr>
        <w:t>数字哀悼研究：</w:t>
      </w:r>
      <w:r>
        <w:rPr>
          <w:rFonts w:ascii="Segoe UI" w:hAnsi="Segoe UI" w:eastAsia="Segoe UI" w:cs="Segoe UI"/>
          <w:i w:val="0"/>
          <w:iCs w:val="0"/>
          <w:caps w:val="0"/>
          <w:color w:val="0F1115"/>
          <w:spacing w:val="0"/>
          <w:sz w:val="24"/>
          <w:szCs w:val="24"/>
          <w:shd w:val="clear" w:fill="FFFFFF"/>
        </w:rPr>
        <w:t>说明了逝后表征重要，但主要关注“被记住多少/情感联结”，较少处理“主导形象被替换”</w:t>
      </w:r>
    </w:p>
    <w:p w14:paraId="746BE9F6">
      <w:pPr>
        <w:pStyle w:val="3"/>
        <w:numPr>
          <w:ilvl w:val="0"/>
          <w:numId w:val="1"/>
        </w:numPr>
        <w:rPr>
          <w:rFonts w:hint="default" w:ascii="Segoe UI" w:hAnsi="Segoe UI" w:eastAsia="Segoe UI" w:cs="Segoe UI"/>
          <w:i w:val="0"/>
          <w:iCs w:val="0"/>
          <w:caps w:val="0"/>
          <w:color w:val="0F1115"/>
          <w:spacing w:val="0"/>
          <w:sz w:val="24"/>
          <w:szCs w:val="24"/>
          <w:shd w:val="clear" w:fill="FFFFFF"/>
          <w:lang w:val="en-US" w:eastAsia="zh-CN"/>
        </w:rPr>
      </w:pPr>
      <w:r>
        <w:rPr>
          <w:rFonts w:hint="default" w:ascii="Segoe UI" w:hAnsi="Segoe UI" w:eastAsia="Segoe UI" w:cs="Segoe UI"/>
          <w:i w:val="0"/>
          <w:iCs w:val="0"/>
          <w:caps w:val="0"/>
          <w:color w:val="0F1115"/>
          <w:spacing w:val="0"/>
          <w:sz w:val="24"/>
          <w:szCs w:val="24"/>
          <w:shd w:val="clear" w:fill="FFFFFF"/>
          <w:lang w:val="en-US" w:eastAsia="zh-CN"/>
        </w:rPr>
        <w:t>迷因研究：说明了玩梗能改写形象，但较少进入“公众人物死亡”这一仪式性场景，也未解释玩梗为何可能延迟起爆</w:t>
      </w:r>
      <w:r>
        <w:rPr>
          <w:rFonts w:hint="eastAsia" w:ascii="Segoe UI" w:hAnsi="Segoe UI" w:eastAsia="Segoe UI" w:cs="Segoe UI"/>
          <w:i w:val="0"/>
          <w:iCs w:val="0"/>
          <w:caps w:val="0"/>
          <w:color w:val="0F1115"/>
          <w:spacing w:val="0"/>
          <w:sz w:val="24"/>
          <w:szCs w:val="24"/>
          <w:shd w:val="clear" w:fill="FFFFFF"/>
          <w:lang w:val="en-US" w:eastAsia="zh-CN"/>
        </w:rPr>
        <w:t>。</w:t>
      </w:r>
    </w:p>
    <w:p w14:paraId="5485EE19">
      <w:pPr>
        <w:pStyle w:val="3"/>
        <w:numPr>
          <w:ilvl w:val="0"/>
          <w:numId w:val="1"/>
        </w:numPr>
        <w:rPr>
          <w:rFonts w:hint="default" w:ascii="Segoe UI" w:hAnsi="Segoe UI" w:eastAsia="Segoe UI" w:cs="Segoe UI"/>
          <w:i w:val="0"/>
          <w:iCs w:val="0"/>
          <w:caps w:val="0"/>
          <w:color w:val="0F1115"/>
          <w:spacing w:val="0"/>
          <w:sz w:val="24"/>
          <w:szCs w:val="24"/>
          <w:shd w:val="clear" w:fill="FFFFFF"/>
          <w:lang w:val="en-US" w:eastAsia="zh-CN"/>
        </w:rPr>
      </w:pPr>
      <w:r>
        <w:rPr>
          <w:rFonts w:hint="default" w:ascii="Segoe UI" w:hAnsi="Segoe UI" w:eastAsia="Segoe UI" w:cs="Segoe UI"/>
          <w:i w:val="0"/>
          <w:iCs w:val="0"/>
          <w:caps w:val="0"/>
          <w:color w:val="0F1115"/>
          <w:spacing w:val="0"/>
          <w:sz w:val="24"/>
          <w:szCs w:val="24"/>
          <w:shd w:val="clear" w:fill="FFFFFF"/>
          <w:lang w:val="en-US" w:eastAsia="zh-CN"/>
        </w:rPr>
        <w:t>算法研究：说明了可见性分配和人机反馈重要，但多集中在政治信息、日常消费，较少用于逝后表征。</w:t>
      </w:r>
    </w:p>
  </w:comment>
  <w:comment w:id="6" w:author="续昼" w:date="2026-10-06T15:17:03Z" w:initials="">
    <w:p w14:paraId="62B24C5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textAlignment w:val="auto"/>
      </w:pPr>
      <w:r>
        <w:t>这一视角</w:t>
      </w:r>
      <w:r>
        <w:rPr>
          <w:rFonts w:hint="eastAsia"/>
          <w:lang w:val="en-US" w:eastAsia="zh-CN"/>
        </w:rPr>
        <w:t>为本研究</w:t>
      </w:r>
      <w:r>
        <w:t>解释逝后玩梗的延迟扩散提供了</w:t>
      </w:r>
      <w:r>
        <w:rPr>
          <w:rFonts w:hint="eastAsia"/>
          <w:lang w:val="en-US" w:eastAsia="zh-CN"/>
        </w:rPr>
        <w:t>参考</w:t>
      </w:r>
      <w:r>
        <w:t>：玩梗内容首先由用户生产和参与，算法并不必然决定其是否出现，但算法所提供的可见性可能影响其进入更大传播网络的时间与强度；而玩梗获得曝光后产生的点赞、评论、转发等行为，又可能反过来向算法提供正向反馈，从而形成持续放大的传播循环。</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9EFEDBC" w15:done="0"/>
  <w15:commentEx w15:paraId="47066C7E" w15:done="0"/>
  <w15:commentEx w15:paraId="4AF44715" w15:done="0"/>
  <w15:commentEx w15:paraId="383C34EF" w15:done="0"/>
  <w15:commentEx w15:paraId="0D9ECFED" w15:done="0"/>
  <w15:commentEx w15:paraId="5485EE19" w15:done="0"/>
  <w15:commentEx w15:paraId="62B24C5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8">
    <w:p>
      <w:r>
        <w:separator/>
      </w:r>
    </w:p>
  </w:endnote>
  <w:endnote w:type="continuationSeparator" w:id="29">
    <w:p>
      <w:r>
        <w:continuationSeparator/>
      </w:r>
    </w:p>
  </w:endnote>
  <w:endnote w:id="0">
    <w:p w14:paraId="5B35D300">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UWALAKA T. Connective mourning: The case of mourning and memorialization practices on X[J]. OMEGA—Journal of Death and Dying, 2023, 92(3): 1505-1528.</w:t>
      </w:r>
    </w:p>
  </w:endnote>
  <w:endnote w:id="1">
    <w:p w14:paraId="4DA74051">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CLANCY L. #MournHub and @GrieveWatch: Mediating monarchy and mourning in the digital age[J]. International Journal of Cultural Studies, 2024, 27(3): 359-376.</w:t>
      </w:r>
    </w:p>
  </w:endnote>
  <w:endnote w:id="2">
    <w:p w14:paraId="3E507057">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高嘉潞. 陌生人的社会共悼：中国特色的数字哀悼与持续性联结[J]. 吉首大学学报（社会科学版）, 2024, 45(2): 150-160.</w:t>
      </w:r>
    </w:p>
  </w:endnote>
  <w:endnote w:id="3">
    <w:p w14:paraId="00D53E86">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ADRIAANSEN R J, SMIT R. Collective memory and social media[J]. Current Opinion in Psychology, 2025, 65: 102077.</w:t>
      </w:r>
    </w:p>
  </w:endnote>
  <w:endnote w:id="4">
    <w:p w14:paraId="5DE210BA">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ERIKSSON KRUTRÖK M. Algorithmic closeness in mourning: Vernaculars of the hashtag #grief on TikTok[J]. Social Media + Society, 2021, 7(3): 1-12. </w:t>
      </w:r>
    </w:p>
  </w:endnote>
  <w:endnote w:id="5">
    <w:p w14:paraId="14C7521F">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WEST R, LESKOVEC J, POTTS C. Postmortem memory of public figures in news and social media[J]. Proceedings of the National Academy of Sciences, 2021, 118(38): e2106152118.</w:t>
      </w:r>
    </w:p>
  </w:endnote>
  <w:endnote w:id="6">
    <w:p w14:paraId="47A6CEEA">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SHIFMAN L. </w:t>
      </w:r>
      <w:r>
        <w:rPr>
          <w:rFonts w:hint="default" w:ascii="Times New Roman Italic" w:hAnsi="Times New Roman Italic" w:cs="Times New Roman Italic" w:eastAsiaTheme="minorEastAsia"/>
          <w:i/>
          <w:iCs/>
          <w:kern w:val="2"/>
          <w:sz w:val="24"/>
          <w:szCs w:val="24"/>
          <w:lang w:val="en-US" w:eastAsia="zh-CN" w:bidi="ar-SA"/>
        </w:rPr>
        <w:t>Memes in digital culture</w:t>
      </w:r>
      <w:r>
        <w:rPr>
          <w:rFonts w:hint="eastAsia" w:ascii="Times New Roman" w:hAnsi="Times New Roman" w:eastAsiaTheme="minorEastAsia" w:cstheme="minorBidi"/>
          <w:kern w:val="2"/>
          <w:sz w:val="24"/>
          <w:szCs w:val="24"/>
          <w:lang w:val="en-US" w:eastAsia="zh-CN" w:bidi="ar-SA"/>
        </w:rPr>
        <w:t>[M]. Cambridge, MA: MIT Press, 2013.</w:t>
      </w:r>
    </w:p>
  </w:endnote>
  <w:endnote w:id="7">
    <w:p w14:paraId="67BE1C36">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JENKINS H. Convergence culture: Where old and new media collide[M]. New York: New York University Press, 2006.</w:t>
      </w:r>
    </w:p>
  </w:endnote>
  <w:endnote w:id="8">
    <w:p w14:paraId="66BA4D4F">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NISSENBAUM A, SHIFMAN L. Internet memes as contested cultural capital: The case of 4chan’s /b/ board[J]. New Media &amp; Society, 2017, 19(4): 483-501.</w:t>
      </w:r>
    </w:p>
  </w:endnote>
  <w:endnote w:id="9">
    <w:p w14:paraId="40BBAAD8">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BOU-FRANCH P, YUS F. Humour in times of mourning? A contrastive analysis of memes[J]. European Journal of Humour Research, 2025, 13(2): 1-25.</w:t>
      </w:r>
    </w:p>
  </w:endnote>
  <w:endnote w:id="10">
    <w:p w14:paraId="4835D487">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METZLER H, GARCIA D. Social drivers and algorithmic mechanisms on digital media[J]. Perspectives on Psychological Science, 2024, 19(5): 735-748.</w:t>
      </w:r>
    </w:p>
  </w:endnote>
  <w:endnote w:id="11">
    <w:p w14:paraId="09034EB1">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李红涛, 刘于思, 程萧潇. 数字符像事件的生成——短视频策展与新冠记忆的展演[J]. 国际新闻界, 2024, 46(4): 90-112.</w:t>
      </w:r>
    </w:p>
  </w:endnote>
  <w:endnote w:id="12">
    <w:p w14:paraId="41188567">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HUSZÁR F, KTENA S I, O’BRIEN C, et al. Algorithmic amplification of politics on Twitter[J]. Proceedings of the National Academy of Sciences, 2022, 119(1): e2025334119.</w:t>
      </w:r>
    </w:p>
  </w:endnote>
  <w:endnote w:id="13">
    <w:p w14:paraId="26066447">
      <w:pPr>
        <w:pStyle w:val="4"/>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HOSSEINMARDI H, GHASEMIAN A, RIVERA-LANAS M, et al. Causally estimating the effect of YouTube’s recommender system using counterfactual bots[J]. Proceedings of the National Academy of Sciences, 2024, 121(8): e2313377121.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utura-pt">
    <w:altName w:val="FFont-Family"/>
    <w:panose1 w:val="00000000000000000000"/>
    <w:charset w:val="00"/>
    <w:family w:val="auto"/>
    <w:pitch w:val="default"/>
    <w:sig w:usb0="00000000" w:usb1="00000000" w:usb2="00000000" w:usb3="00000000" w:csb0="00000000" w:csb1="00000000"/>
  </w:font>
  <w:font w:name="苹方-简">
    <w:altName w:val="宋体"/>
    <w:panose1 w:val="020B0400000000000000"/>
    <w:charset w:val="86"/>
    <w:family w:val="auto"/>
    <w:pitch w:val="default"/>
    <w:sig w:usb0="00000000" w:usb1="00000000" w:usb2="00000017" w:usb3="00000000" w:csb0="00040001" w:csb1="00000000"/>
  </w:font>
  <w:font w:name="Segoe UI">
    <w:panose1 w:val="020B0502040204020203"/>
    <w:charset w:val="00"/>
    <w:family w:val="auto"/>
    <w:pitch w:val="default"/>
    <w:sig w:usb0="E4002EFF" w:usb1="C000E47F" w:usb2="00000009" w:usb3="00000000" w:csb0="200001FF"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Times New Roman Italic">
    <w:panose1 w:val="0202050305040509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E7E3F7"/>
    <w:multiLevelType w:val="singleLevel"/>
    <w:tmpl w:val="FEE7E3F7"/>
    <w:lvl w:ilvl="0" w:tentative="0">
      <w:start w:val="1"/>
      <w:numFmt w:val="decimalEnclosedCircleChinese"/>
      <w:suff w:val="space"/>
      <w:lvlText w:val="%1"/>
      <w:lvlJc w:val="left"/>
      <w:rPr>
        <w:rFonts w:hint="eastAsia"/>
      </w:rPr>
    </w:lvl>
  </w:abstractNum>
  <w:abstractNum w:abstractNumId="1">
    <w:nsid w:val="2965C67A"/>
    <w:multiLevelType w:val="singleLevel"/>
    <w:tmpl w:val="2965C67A"/>
    <w:lvl w:ilvl="0" w:tentative="0">
      <w:start w:val="1"/>
      <w:numFmt w:val="decimal"/>
      <w:suff w:val="space"/>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续昼">
    <w15:presenceInfo w15:providerId="WPS Office" w15:userId="4982087142"/>
  </w15:person>
  <w15:person w15:author="Rising Sun">
    <w15:presenceInfo w15:providerId="WPS Office" w15:userId="4236827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 w:id="28"/>
    <w:endnote w:id="29"/>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474917"/>
    <w:rsid w:val="0B0D3CE8"/>
    <w:rsid w:val="214E3B99"/>
    <w:rsid w:val="55C22DB5"/>
    <w:rsid w:val="7E86265D"/>
    <w:rsid w:val="FFFF2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endnote text"/>
    <w:basedOn w:val="1"/>
    <w:qFormat/>
    <w:uiPriority w:val="0"/>
    <w:pPr>
      <w:snapToGrid w:val="0"/>
      <w:jc w:val="left"/>
    </w:p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ndnote reference"/>
    <w:basedOn w:val="7"/>
    <w:qFormat/>
    <w:uiPriority w:val="0"/>
    <w:rPr>
      <w:vertAlign w:val="superscript"/>
    </w:rPr>
  </w:style>
  <w:style w:type="character" w:styleId="10">
    <w:name w:val="Emphasis"/>
    <w:basedOn w:val="7"/>
    <w:qFormat/>
    <w:uiPriority w:val="0"/>
    <w:rPr>
      <w:i/>
    </w:rPr>
  </w:style>
  <w:style w:type="character" w:styleId="11">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endnotes" Target="end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1172</Words>
  <Characters>1224</Characters>
  <Lines>0</Lines>
  <Paragraphs>0</Paragraphs>
  <TotalTime>59</TotalTime>
  <ScaleCrop>false</ScaleCrop>
  <LinksUpToDate>false</LinksUpToDate>
  <CharactersWithSpaces>1230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2026-10-03T15:24:00Z</dcterms:created>
  <dc:creator>国重舆情实验室</dc:creator>
  <cp:lastModifiedBy>续昼</cp:lastModifiedBy>
  <dcterms:modified xsi:type="dcterms:W3CDTF">2026-10-09T07:39:16Z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eyJoZGlkIjoiZjNhYzZmNDQxNGEzYWQ1MDZlZDNlNzM0ZmI5ZTdiMGMiLCJ1c2VySWQiOiIxMTA2NDkwMjM1In0=</vt:lpwstr>
  </property>
  <property fmtid="{D5CDD505-2E9C-101B-9397-08002B2CF9AE}" pid="4" name="ICV">
    <vt:lpwstr>217E64ACE9754F5697B02BA9B2CD4101_13</vt:lpwstr>
  </property>
</Properties>
</file>