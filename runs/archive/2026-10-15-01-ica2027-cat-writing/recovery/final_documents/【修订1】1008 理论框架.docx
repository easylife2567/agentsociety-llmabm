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C6C6B">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二、理论框架：传播反馈回路中的算法策展</w:t>
      </w:r>
    </w:p>
    <w:p w14:paraId="48DB450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Change w:id="0" w:author="Rising Sun" w:date="2026-10-09T10:04:35Z">
          <w:pPr>
            <w:keepNext w:val="0"/>
            <w:keepLines w:val="0"/>
            <w:pageBreakBefore w:val="0"/>
            <w:widowControl/>
            <w:suppressLineNumbers w:val="0"/>
            <w:shd w:val="clear" w:fill="FFFFFF"/>
            <w:tabs>
              <w:tab w:val="left" w:pos="2340"/>
            </w:tabs>
            <w:kinsoku/>
            <w:wordWrap/>
            <w:overflowPunct/>
            <w:topLinePunct w:val="0"/>
            <w:autoSpaceDE/>
            <w:autoSpaceDN/>
            <w:bidi w:val="0"/>
            <w:adjustRightInd/>
            <w:snapToGrid/>
            <w:spacing w:line="400" w:lineRule="exact"/>
            <w:ind w:firstLine="480" w:firstLineChars="200"/>
            <w:jc w:val="left"/>
            <w:textAlignment w:val="auto"/>
          </w:pPr>
        </w:pPrChange>
      </w:pPr>
      <w:r>
        <w:rPr>
          <w:rFonts w:hint="eastAsia" w:ascii="Times New Roman" w:hAnsi="Times New Roman" w:eastAsia="宋体" w:cs="宋体"/>
          <w:b w:val="0"/>
          <w:bCs w:val="0"/>
          <w:color w:val="auto"/>
          <w:kern w:val="0"/>
          <w:sz w:val="24"/>
          <w:szCs w:val="24"/>
          <w:highlight w:val="none"/>
          <w:shd w:val="clear" w:fill="FFFFFF"/>
          <w:lang w:val="en-US" w:eastAsia="zh-CN" w:bidi="ar"/>
        </w:rPr>
        <w:t>Trilling（2024）</w:t>
      </w:r>
      <w:ins w:id="1" w:author="Rising Sun" w:date="2026-10-09T09:45:48Z">
        <w:r>
          <w:rPr>
            <w:rFonts w:hint="eastAsia" w:cs="宋体"/>
            <w:b w:val="0"/>
            <w:bCs w:val="0"/>
            <w:color w:val="auto"/>
            <w:kern w:val="0"/>
            <w:sz w:val="24"/>
            <w:szCs w:val="24"/>
            <w:highlight w:val="none"/>
            <w:shd w:val="clear" w:fill="FFFFFF"/>
            <w:lang w:val="en-US" w:eastAsia="zh-CN" w:bidi="ar"/>
          </w:rPr>
          <w:t>从</w:t>
        </w:r>
      </w:ins>
      <w:del w:id="2" w:author="Rising Sun" w:date="2026-10-09T09:45:46Z">
        <w:r>
          <w:rPr>
            <w:rFonts w:hint="eastAsia" w:ascii="Times New Roman" w:hAnsi="Times New Roman" w:eastAsia="宋体" w:cs="宋体"/>
            <w:b w:val="0"/>
            <w:bCs w:val="0"/>
            <w:color w:val="auto"/>
            <w:kern w:val="0"/>
            <w:sz w:val="24"/>
            <w:szCs w:val="24"/>
            <w:highlight w:val="none"/>
            <w:shd w:val="clear" w:fill="FFFFFF"/>
            <w:lang w:val="en-US" w:eastAsia="zh-CN" w:bidi="ar"/>
          </w:rPr>
          <w:delText>回溯</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控制论与系统论中的反馈思想</w:t>
      </w:r>
      <w:ins w:id="3" w:author="Rising Sun" w:date="2026-10-09T09:45:52Z">
        <w:r>
          <w:rPr>
            <w:rFonts w:hint="eastAsia" w:cs="宋体"/>
            <w:b w:val="0"/>
            <w:bCs w:val="0"/>
            <w:color w:val="auto"/>
            <w:kern w:val="0"/>
            <w:sz w:val="24"/>
            <w:szCs w:val="24"/>
            <w:highlight w:val="none"/>
            <w:shd w:val="clear" w:fill="FFFFFF"/>
            <w:lang w:val="en-US" w:eastAsia="zh-CN" w:bidi="ar"/>
          </w:rPr>
          <w:t>出发</w:t>
        </w:r>
      </w:ins>
      <w:r>
        <w:rPr>
          <w:rFonts w:hint="eastAsia" w:ascii="Times New Roman" w:hAnsi="Times New Roman" w:eastAsia="宋体" w:cs="宋体"/>
          <w:b w:val="0"/>
          <w:bCs w:val="0"/>
          <w:color w:val="auto"/>
          <w:kern w:val="0"/>
          <w:sz w:val="24"/>
          <w:szCs w:val="24"/>
          <w:highlight w:val="none"/>
          <w:shd w:val="clear" w:fill="FFFFFF"/>
          <w:lang w:val="en-US" w:eastAsia="zh-CN" w:bidi="ar"/>
        </w:rPr>
        <w:t>，</w:t>
      </w:r>
      <w:ins w:id="4" w:author="Rising Sun" w:date="2026-10-09T09:47:20Z">
        <w:r>
          <w:rPr>
            <w:rFonts w:hint="eastAsia" w:cs="宋体"/>
            <w:b w:val="0"/>
            <w:bCs w:val="0"/>
            <w:color w:val="auto"/>
            <w:kern w:val="0"/>
            <w:sz w:val="24"/>
            <w:szCs w:val="24"/>
            <w:highlight w:val="none"/>
            <w:shd w:val="clear" w:fill="FFFFFF"/>
            <w:lang w:val="en-US" w:eastAsia="zh-CN" w:bidi="ar"/>
          </w:rPr>
          <w:t>结合</w:t>
        </w:r>
      </w:ins>
      <w:del w:id="5" w:author="Rising Sun" w:date="2026-10-09T09:47:19Z">
        <w:r>
          <w:rPr>
            <w:rFonts w:hint="eastAsia" w:ascii="Times New Roman" w:hAnsi="Times New Roman" w:eastAsia="宋体" w:cs="宋体"/>
            <w:b w:val="0"/>
            <w:bCs w:val="0"/>
            <w:color w:val="auto"/>
            <w:kern w:val="0"/>
            <w:sz w:val="24"/>
            <w:szCs w:val="24"/>
            <w:highlight w:val="none"/>
            <w:shd w:val="clear" w:fill="FFFFFF"/>
            <w:lang w:val="en-US" w:eastAsia="zh-CN" w:bidi="ar"/>
          </w:rPr>
          <w:delText>整合</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动态—交互传播、受众反馈与人—算法互动</w:t>
      </w:r>
      <w:ins w:id="6" w:author="Rising Sun" w:date="2026-10-09T09:47:31Z">
        <w:r>
          <w:rPr>
            <w:rFonts w:hint="eastAsia" w:cs="宋体"/>
            <w:b w:val="0"/>
            <w:bCs w:val="0"/>
            <w:color w:val="auto"/>
            <w:kern w:val="0"/>
            <w:sz w:val="24"/>
            <w:szCs w:val="24"/>
            <w:highlight w:val="none"/>
            <w:shd w:val="clear" w:fill="FFFFFF"/>
            <w:lang w:val="en-US" w:eastAsia="zh-CN" w:bidi="ar"/>
          </w:rPr>
          <w:t>等</w:t>
        </w:r>
      </w:ins>
      <w:r>
        <w:rPr>
          <w:rFonts w:hint="eastAsia" w:ascii="Times New Roman" w:hAnsi="Times New Roman" w:eastAsia="宋体" w:cs="宋体"/>
          <w:b w:val="0"/>
          <w:bCs w:val="0"/>
          <w:color w:val="auto"/>
          <w:kern w:val="0"/>
          <w:sz w:val="24"/>
          <w:szCs w:val="24"/>
          <w:highlight w:val="none"/>
          <w:shd w:val="clear" w:fill="FFFFFF"/>
          <w:lang w:val="en-US" w:eastAsia="zh-CN" w:bidi="ar"/>
        </w:rPr>
        <w:t>研究，提出</w:t>
      </w:r>
      <w:del w:id="7" w:author="Rising Sun" w:date="2026-10-09T09:47:42Z">
        <w:r>
          <w:rPr>
            <w:rFonts w:hint="eastAsia" w:ascii="Times New Roman" w:hAnsi="Times New Roman" w:eastAsia="宋体" w:cs="宋体"/>
            <w:b w:val="0"/>
            <w:bCs w:val="0"/>
            <w:color w:val="auto"/>
            <w:kern w:val="0"/>
            <w:sz w:val="24"/>
            <w:szCs w:val="24"/>
            <w:highlight w:val="none"/>
            <w:shd w:val="clear" w:fill="FFFFFF"/>
            <w:lang w:val="en-US" w:eastAsia="zh-CN" w:bidi="ar"/>
          </w:rPr>
          <w:delText>以</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“反馈回路</w:t>
      </w:r>
      <w:commentRangeStart w:id="0"/>
      <w:r>
        <w:rPr>
          <w:rFonts w:hint="eastAsia" w:ascii="Times New Roman" w:hAnsi="Times New Roman" w:eastAsia="宋体" w:cs="宋体"/>
          <w:b w:val="0"/>
          <w:bCs w:val="0"/>
          <w:color w:val="auto"/>
          <w:kern w:val="0"/>
          <w:sz w:val="24"/>
          <w:szCs w:val="24"/>
          <w:highlight w:val="none"/>
          <w:shd w:val="clear" w:fill="FFFFFF"/>
          <w:lang w:val="en-US" w:eastAsia="zh-CN" w:bidi="ar"/>
        </w:rPr>
        <w:t>视角</w:t>
      </w:r>
      <w:commentRangeEnd w:id="0"/>
      <w:r>
        <w:commentReference w:id="0"/>
      </w:r>
      <w:r>
        <w:rPr>
          <w:rFonts w:hint="eastAsia" w:ascii="Times New Roman" w:hAnsi="Times New Roman" w:eastAsia="宋体" w:cs="宋体"/>
          <w:b w:val="0"/>
          <w:bCs w:val="0"/>
          <w:color w:val="auto"/>
          <w:kern w:val="0"/>
          <w:sz w:val="24"/>
          <w:szCs w:val="24"/>
          <w:highlight w:val="none"/>
          <w:shd w:val="clear" w:fill="FFFFFF"/>
          <w:lang w:val="en-US" w:eastAsia="zh-CN" w:bidi="ar"/>
        </w:rPr>
        <w:t>”（feedback-loop perspective）</w:t>
      </w:r>
      <w:ins w:id="8" w:author="Rising Sun" w:date="2026-10-09T09:47:49Z">
        <w:r>
          <w:rPr>
            <w:rFonts w:hint="eastAsia" w:cs="宋体"/>
            <w:b w:val="0"/>
            <w:bCs w:val="0"/>
            <w:color w:val="auto"/>
            <w:kern w:val="0"/>
            <w:sz w:val="24"/>
            <w:szCs w:val="24"/>
            <w:highlight w:val="none"/>
            <w:shd w:val="clear" w:fill="FFFFFF"/>
            <w:lang w:val="en-US" w:eastAsia="zh-CN" w:bidi="ar"/>
          </w:rPr>
          <w:t>以</w:t>
        </w:r>
      </w:ins>
      <w:r>
        <w:rPr>
          <w:rFonts w:hint="eastAsia" w:ascii="Times New Roman" w:hAnsi="Times New Roman" w:eastAsia="宋体" w:cs="宋体"/>
          <w:b w:val="0"/>
          <w:bCs w:val="0"/>
          <w:color w:val="auto"/>
          <w:kern w:val="0"/>
          <w:sz w:val="24"/>
          <w:szCs w:val="24"/>
          <w:highlight w:val="none"/>
          <w:shd w:val="clear" w:fill="FFFFFF"/>
          <w:lang w:val="en-US" w:eastAsia="zh-CN" w:bidi="ar"/>
        </w:rPr>
        <w:t>理解数字传播。该视角认为，传播结果会重新成为后续</w:t>
      </w:r>
      <w:ins w:id="9" w:author="Rising Sun" w:date="2026-10-09T09:50:04Z">
        <w:r>
          <w:rPr>
            <w:rFonts w:hint="eastAsia" w:cs="宋体"/>
            <w:b w:val="0"/>
            <w:bCs w:val="0"/>
            <w:color w:val="auto"/>
            <w:kern w:val="0"/>
            <w:sz w:val="24"/>
            <w:szCs w:val="24"/>
            <w:highlight w:val="none"/>
            <w:shd w:val="clear" w:fill="FFFFFF"/>
            <w:lang w:val="en-US" w:eastAsia="zh-CN" w:bidi="ar"/>
          </w:rPr>
          <w:t>再</w:t>
        </w:r>
      </w:ins>
      <w:ins w:id="10" w:author="Rising Sun" w:date="2026-10-09T09:49:46Z">
        <w:r>
          <w:rPr>
            <w:rFonts w:hint="eastAsia" w:cs="宋体"/>
            <w:b w:val="0"/>
            <w:bCs w:val="0"/>
            <w:color w:val="auto"/>
            <w:kern w:val="0"/>
            <w:sz w:val="24"/>
            <w:szCs w:val="24"/>
            <w:highlight w:val="none"/>
            <w:shd w:val="clear" w:fill="FFFFFF"/>
            <w:lang w:val="en-US" w:eastAsia="zh-CN" w:bidi="ar"/>
          </w:rPr>
          <w:t>传播</w:t>
        </w:r>
      </w:ins>
      <w:ins w:id="11" w:author="Rising Sun" w:date="2026-10-09T09:50:06Z">
        <w:r>
          <w:rPr>
            <w:rFonts w:hint="eastAsia" w:cs="宋体"/>
            <w:b w:val="0"/>
            <w:bCs w:val="0"/>
            <w:color w:val="auto"/>
            <w:kern w:val="0"/>
            <w:sz w:val="24"/>
            <w:szCs w:val="24"/>
            <w:highlight w:val="none"/>
            <w:shd w:val="clear" w:fill="FFFFFF"/>
            <w:lang w:val="en-US" w:eastAsia="zh-CN" w:bidi="ar"/>
          </w:rPr>
          <w:t>的</w:t>
        </w:r>
      </w:ins>
      <w:r>
        <w:rPr>
          <w:rFonts w:hint="eastAsia" w:ascii="Times New Roman" w:hAnsi="Times New Roman" w:eastAsia="宋体" w:cs="宋体"/>
          <w:b w:val="0"/>
          <w:bCs w:val="0"/>
          <w:color w:val="auto"/>
          <w:kern w:val="0"/>
          <w:sz w:val="24"/>
          <w:szCs w:val="24"/>
          <w:highlight w:val="none"/>
          <w:shd w:val="clear" w:fill="FFFFFF"/>
          <w:lang w:val="en-US" w:eastAsia="zh-CN" w:bidi="ar"/>
        </w:rPr>
        <w:t>条件：平台排序</w:t>
      </w:r>
      <w:ins w:id="12" w:author="Rising Sun" w:date="2026-10-09T09:51:05Z">
        <w:r>
          <w:rPr>
            <w:rFonts w:hint="eastAsia" w:cs="宋体"/>
            <w:b w:val="0"/>
            <w:bCs w:val="0"/>
            <w:color w:val="auto"/>
            <w:kern w:val="0"/>
            <w:sz w:val="24"/>
            <w:szCs w:val="24"/>
            <w:highlight w:val="none"/>
            <w:shd w:val="clear" w:fill="FFFFFF"/>
            <w:lang w:val="en-US" w:eastAsia="zh-CN" w:bidi="ar"/>
          </w:rPr>
          <w:t>首先</w:t>
        </w:r>
      </w:ins>
      <w:r>
        <w:rPr>
          <w:rFonts w:hint="eastAsia" w:ascii="Times New Roman" w:hAnsi="Times New Roman" w:eastAsia="宋体" w:cs="宋体"/>
          <w:b w:val="0"/>
          <w:bCs w:val="0"/>
          <w:color w:val="auto"/>
          <w:kern w:val="0"/>
          <w:sz w:val="24"/>
          <w:szCs w:val="24"/>
          <w:highlight w:val="none"/>
          <w:shd w:val="clear" w:fill="FFFFFF"/>
          <w:lang w:val="en-US" w:eastAsia="zh-CN" w:bidi="ar"/>
        </w:rPr>
        <w:t>影响用户接触的信息，</w:t>
      </w:r>
      <w:ins w:id="13" w:author="Rising Sun" w:date="2026-10-09T09:51:14Z">
        <w:r>
          <w:rPr>
            <w:rFonts w:hint="eastAsia" w:cs="宋体"/>
            <w:b w:val="0"/>
            <w:bCs w:val="0"/>
            <w:color w:val="auto"/>
            <w:kern w:val="0"/>
            <w:sz w:val="24"/>
            <w:szCs w:val="24"/>
            <w:highlight w:val="none"/>
            <w:shd w:val="clear" w:fill="FFFFFF"/>
            <w:lang w:val="en-US" w:eastAsia="zh-CN" w:bidi="ar"/>
          </w:rPr>
          <w:t>通过</w:t>
        </w:r>
      </w:ins>
      <w:r>
        <w:rPr>
          <w:rFonts w:hint="eastAsia" w:ascii="Times New Roman" w:hAnsi="Times New Roman" w:eastAsia="宋体" w:cs="宋体"/>
          <w:b w:val="0"/>
          <w:bCs w:val="0"/>
          <w:color w:val="auto"/>
          <w:kern w:val="0"/>
          <w:sz w:val="24"/>
          <w:szCs w:val="24"/>
          <w:highlight w:val="none"/>
          <w:shd w:val="clear" w:fill="FFFFFF"/>
          <w:lang w:val="en-US" w:eastAsia="zh-CN" w:bidi="ar"/>
        </w:rPr>
        <w:t>用户的互动与表达又</w:t>
      </w:r>
      <w:ins w:id="14" w:author="Rising Sun" w:date="2026-10-09T09:51:24Z">
        <w:r>
          <w:rPr>
            <w:rFonts w:hint="eastAsia" w:cs="宋体"/>
            <w:b w:val="0"/>
            <w:bCs w:val="0"/>
            <w:color w:val="auto"/>
            <w:kern w:val="0"/>
            <w:sz w:val="24"/>
            <w:szCs w:val="24"/>
            <w:highlight w:val="none"/>
            <w:shd w:val="clear" w:fill="FFFFFF"/>
            <w:lang w:val="en-US" w:eastAsia="zh-CN" w:bidi="ar"/>
          </w:rPr>
          <w:t>进一步</w:t>
        </w:r>
      </w:ins>
      <w:r>
        <w:rPr>
          <w:rFonts w:hint="eastAsia" w:ascii="Times New Roman" w:hAnsi="Times New Roman" w:eastAsia="宋体" w:cs="宋体"/>
          <w:b w:val="0"/>
          <w:bCs w:val="0"/>
          <w:color w:val="auto"/>
          <w:kern w:val="0"/>
          <w:sz w:val="24"/>
          <w:szCs w:val="24"/>
          <w:highlight w:val="none"/>
          <w:shd w:val="clear" w:fill="FFFFFF"/>
          <w:lang w:val="en-US" w:eastAsia="zh-CN" w:bidi="ar"/>
        </w:rPr>
        <w:t>产生新的行为信号和内容，进入下一轮传播</w:t>
      </w:r>
      <w:ins w:id="15" w:author="Rising Sun" w:date="2026-10-09T09:51:43Z">
        <w:r>
          <w:rPr>
            <w:rFonts w:hint="eastAsia" w:cs="宋体"/>
            <w:b w:val="0"/>
            <w:bCs w:val="0"/>
            <w:color w:val="auto"/>
            <w:kern w:val="0"/>
            <w:sz w:val="24"/>
            <w:szCs w:val="24"/>
            <w:highlight w:val="none"/>
            <w:shd w:val="clear" w:fill="FFFFFF"/>
            <w:lang w:val="en-US" w:eastAsia="zh-CN" w:bidi="ar"/>
          </w:rPr>
          <w:t>，</w:t>
        </w:r>
      </w:ins>
      <w:ins w:id="16" w:author="Rising Sun" w:date="2026-10-09T09:52:14Z">
        <w:r>
          <w:rPr>
            <w:rFonts w:hint="eastAsia" w:cs="宋体"/>
            <w:b w:val="0"/>
            <w:bCs w:val="0"/>
            <w:color w:val="auto"/>
            <w:kern w:val="0"/>
            <w:sz w:val="24"/>
            <w:szCs w:val="24"/>
            <w:highlight w:val="none"/>
            <w:shd w:val="clear" w:fill="FFFFFF"/>
            <w:lang w:val="en-US" w:eastAsia="zh-CN" w:bidi="ar"/>
          </w:rPr>
          <w:t>形成</w:t>
        </w:r>
      </w:ins>
      <w:ins w:id="17" w:author="Rising Sun" w:date="2026-10-09T09:52:18Z">
        <w:r>
          <w:rPr>
            <w:rFonts w:hint="eastAsia" w:cs="宋体"/>
            <w:b w:val="0"/>
            <w:bCs w:val="0"/>
            <w:color w:val="auto"/>
            <w:kern w:val="0"/>
            <w:sz w:val="24"/>
            <w:szCs w:val="24"/>
            <w:highlight w:val="none"/>
            <w:shd w:val="clear" w:fill="FFFFFF"/>
            <w:lang w:val="en-US" w:eastAsia="zh-CN" w:bidi="ar"/>
          </w:rPr>
          <w:t>传播</w:t>
        </w:r>
      </w:ins>
      <w:ins w:id="18" w:author="Rising Sun" w:date="2026-10-09T09:52:24Z">
        <w:r>
          <w:rPr>
            <w:rFonts w:hint="eastAsia" w:cs="宋体"/>
            <w:b w:val="0"/>
            <w:bCs w:val="0"/>
            <w:color w:val="auto"/>
            <w:kern w:val="0"/>
            <w:sz w:val="24"/>
            <w:szCs w:val="24"/>
            <w:highlight w:val="none"/>
            <w:shd w:val="clear" w:fill="FFFFFF"/>
            <w:lang w:val="en-US" w:eastAsia="zh-CN" w:bidi="ar"/>
          </w:rPr>
          <w:t>的</w:t>
        </w:r>
      </w:ins>
      <w:ins w:id="19" w:author="Rising Sun" w:date="2026-10-09T09:52:19Z">
        <w:r>
          <w:rPr>
            <w:rFonts w:hint="eastAsia" w:cs="宋体"/>
            <w:b w:val="0"/>
            <w:bCs w:val="0"/>
            <w:color w:val="auto"/>
            <w:kern w:val="0"/>
            <w:sz w:val="24"/>
            <w:szCs w:val="24"/>
            <w:highlight w:val="none"/>
            <w:shd w:val="clear" w:fill="FFFFFF"/>
            <w:lang w:val="en-US" w:eastAsia="zh-CN" w:bidi="ar"/>
          </w:rPr>
          <w:t>循环</w:t>
        </w:r>
      </w:ins>
      <w:ins w:id="20" w:author="Rising Sun" w:date="2026-10-09T09:52:21Z">
        <w:r>
          <w:rPr>
            <w:rFonts w:hint="eastAsia" w:cs="宋体"/>
            <w:b w:val="0"/>
            <w:bCs w:val="0"/>
            <w:color w:val="auto"/>
            <w:kern w:val="0"/>
            <w:sz w:val="24"/>
            <w:szCs w:val="24"/>
            <w:highlight w:val="none"/>
            <w:shd w:val="clear" w:fill="FFFFFF"/>
            <w:lang w:val="en-US" w:eastAsia="zh-CN" w:bidi="ar"/>
          </w:rPr>
          <w:t>。</w:t>
        </w:r>
      </w:ins>
      <w:del w:id="21" w:author="Rising Sun" w:date="2026-10-09T09:51:43Z">
        <w:r>
          <w:rPr>
            <w:rFonts w:hint="eastAsia" w:ascii="Times New Roman" w:hAnsi="Times New Roman" w:eastAsia="宋体" w:cs="宋体"/>
            <w:b w:val="0"/>
            <w:bCs w:val="0"/>
            <w:color w:val="auto"/>
            <w:kern w:val="0"/>
            <w:sz w:val="24"/>
            <w:szCs w:val="24"/>
            <w:highlight w:val="none"/>
            <w:shd w:val="clear" w:fill="FFFFFF"/>
            <w:lang w:val="en-US" w:eastAsia="zh-CN" w:bidi="ar"/>
          </w:rPr>
          <w:delText>；</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循环可能强化、衰减或转向，并呈现非线性演化</w:t>
      </w:r>
      <w:r>
        <w:rPr>
          <w:rStyle w:val="6"/>
          <w:rFonts w:hint="eastAsia" w:ascii="Times New Roman" w:hAnsi="Times New Roman" w:eastAsia="宋体" w:cs="宋体"/>
          <w:b w:val="0"/>
          <w:bCs w:val="0"/>
          <w:color w:val="auto"/>
          <w:kern w:val="0"/>
          <w:sz w:val="24"/>
          <w:szCs w:val="24"/>
          <w:highlight w:val="none"/>
          <w:shd w:val="clear" w:fill="FFFFFF"/>
          <w:lang w:val="en-US" w:eastAsia="zh-CN" w:bidi="ar"/>
        </w:rPr>
        <w:footnoteReference w:id="0"/>
      </w:r>
      <w:r>
        <w:rPr>
          <w:rFonts w:hint="eastAsia" w:ascii="Times New Roman" w:hAnsi="Times New Roman" w:eastAsia="宋体" w:cs="宋体"/>
          <w:b w:val="0"/>
          <w:bCs w:val="0"/>
          <w:color w:val="auto"/>
          <w:kern w:val="0"/>
          <w:sz w:val="24"/>
          <w:szCs w:val="24"/>
          <w:highlight w:val="none"/>
          <w:shd w:val="clear" w:fill="FFFFFF"/>
          <w:lang w:val="en-US" w:eastAsia="zh-CN" w:bidi="ar"/>
        </w:rPr>
        <w:t>。</w:t>
      </w:r>
      <w:del w:id="22" w:author="Rising Sun" w:date="2026-10-09T09:53:01Z">
        <w:r>
          <w:rPr>
            <w:rFonts w:hint="eastAsia" w:ascii="Times New Roman" w:hAnsi="Times New Roman" w:eastAsia="宋体" w:cs="宋体"/>
            <w:b w:val="0"/>
            <w:bCs w:val="0"/>
            <w:color w:val="auto"/>
            <w:kern w:val="0"/>
            <w:sz w:val="24"/>
            <w:szCs w:val="24"/>
            <w:highlight w:val="none"/>
            <w:shd w:val="clear" w:fill="FFFFFF"/>
            <w:lang w:val="en-US" w:eastAsia="zh-CN" w:bidi="ar"/>
          </w:rPr>
          <w:delText>由</w:delText>
        </w:r>
      </w:del>
      <w:del w:id="23" w:author="Rising Sun" w:date="2026-10-09T09:53:00Z">
        <w:r>
          <w:rPr>
            <w:rFonts w:hint="eastAsia" w:ascii="Times New Roman" w:hAnsi="Times New Roman" w:eastAsia="宋体" w:cs="宋体"/>
            <w:b w:val="0"/>
            <w:bCs w:val="0"/>
            <w:color w:val="auto"/>
            <w:kern w:val="0"/>
            <w:sz w:val="24"/>
            <w:szCs w:val="24"/>
            <w:highlight w:val="none"/>
            <w:shd w:val="clear" w:fill="FFFFFF"/>
            <w:lang w:val="en-US" w:eastAsia="zh-CN" w:bidi="ar"/>
          </w:rPr>
          <w:delText>于该视角没有</w:delText>
        </w:r>
      </w:del>
      <w:del w:id="24" w:author="Rising Sun" w:date="2026-10-09T09:52:59Z">
        <w:r>
          <w:rPr>
            <w:rFonts w:hint="eastAsia" w:ascii="Times New Roman" w:hAnsi="Times New Roman" w:eastAsia="宋体" w:cs="宋体"/>
            <w:b w:val="0"/>
            <w:bCs w:val="0"/>
            <w:color w:val="auto"/>
            <w:kern w:val="0"/>
            <w:sz w:val="24"/>
            <w:szCs w:val="24"/>
            <w:highlight w:val="none"/>
            <w:shd w:val="clear" w:fill="FFFFFF"/>
            <w:lang w:val="en-US" w:eastAsia="zh-CN" w:bidi="ar"/>
          </w:rPr>
          <w:delText>具体说明每一轮信息暴露如何形成，</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本文进一步引入Thorson</w:t>
      </w:r>
      <w:r>
        <w:rPr>
          <w:rFonts w:hint="eastAsia"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Wells</w:t>
      </w:r>
      <w:r>
        <w:rPr>
          <w:rFonts w:hint="eastAsia"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2016</w:t>
      </w:r>
      <w:r>
        <w:rPr>
          <w:rFonts w:hint="eastAsia" w:eastAsia="宋体" w:cs="宋体"/>
          <w:b w:val="0"/>
          <w:bCs w:val="0"/>
          <w:color w:val="auto"/>
          <w:kern w:val="0"/>
          <w:sz w:val="24"/>
          <w:szCs w:val="24"/>
          <w:highlight w:val="none"/>
          <w:shd w:val="clear" w:fill="FFFFFF"/>
          <w:lang w:val="en-US" w:eastAsia="zh-CN" w:bidi="ar"/>
        </w:rPr>
        <w:t>）提出的</w:t>
      </w:r>
      <w:r>
        <w:rPr>
          <w:rFonts w:hint="eastAsia" w:ascii="Times New Roman" w:hAnsi="Times New Roman" w:eastAsia="宋体" w:cs="宋体"/>
          <w:b w:val="0"/>
          <w:bCs w:val="0"/>
          <w:color w:val="auto"/>
          <w:kern w:val="0"/>
          <w:sz w:val="24"/>
          <w:szCs w:val="24"/>
          <w:highlight w:val="none"/>
          <w:shd w:val="clear" w:fill="FFFFFF"/>
          <w:lang w:val="en-US" w:eastAsia="zh-CN" w:bidi="ar"/>
        </w:rPr>
        <w:t>策展流框架</w:t>
      </w:r>
      <w:ins w:id="25" w:author="Rising Sun" w:date="2026-10-09T09:53:12Z">
        <w:r>
          <w:rPr>
            <w:rFonts w:hint="eastAsia" w:cs="宋体"/>
            <w:b w:val="0"/>
            <w:bCs w:val="0"/>
            <w:color w:val="auto"/>
            <w:kern w:val="0"/>
            <w:sz w:val="24"/>
            <w:szCs w:val="24"/>
            <w:highlight w:val="none"/>
            <w:shd w:val="clear" w:fill="FFFFFF"/>
            <w:lang w:val="en-US" w:eastAsia="zh-CN" w:bidi="ar"/>
          </w:rPr>
          <w:t>，</w:t>
        </w:r>
      </w:ins>
      <w:ins w:id="26" w:author="Rising Sun" w:date="2026-10-09T09:53:14Z">
        <w:r>
          <w:rPr>
            <w:rFonts w:hint="eastAsia" w:cs="宋体"/>
            <w:b w:val="0"/>
            <w:bCs w:val="0"/>
            <w:color w:val="auto"/>
            <w:kern w:val="0"/>
            <w:sz w:val="24"/>
            <w:szCs w:val="24"/>
            <w:highlight w:val="none"/>
            <w:shd w:val="clear" w:fill="FFFFFF"/>
            <w:lang w:val="en-US" w:eastAsia="zh-CN" w:bidi="ar"/>
          </w:rPr>
          <w:t>以</w:t>
        </w:r>
      </w:ins>
      <w:ins w:id="27" w:author="Rising Sun" w:date="2026-10-09T09:53:06Z">
        <w:r>
          <w:rPr>
            <w:rFonts w:hint="eastAsia" w:ascii="Times New Roman" w:hAnsi="Times New Roman" w:eastAsia="宋体" w:cs="宋体"/>
            <w:b w:val="0"/>
            <w:bCs w:val="0"/>
            <w:color w:val="auto"/>
            <w:kern w:val="0"/>
            <w:sz w:val="24"/>
            <w:szCs w:val="24"/>
            <w:highlight w:val="none"/>
            <w:shd w:val="clear" w:fill="FFFFFF"/>
            <w:lang w:val="en-US" w:eastAsia="zh-CN" w:bidi="ar"/>
          </w:rPr>
          <w:t>说明每一轮</w:t>
        </w:r>
        <w:commentRangeStart w:id="1"/>
        <w:r>
          <w:rPr>
            <w:rFonts w:hint="eastAsia" w:ascii="Times New Roman" w:hAnsi="Times New Roman" w:eastAsia="宋体" w:cs="宋体"/>
            <w:b w:val="0"/>
            <w:bCs w:val="0"/>
            <w:color w:val="auto"/>
            <w:kern w:val="0"/>
            <w:sz w:val="24"/>
            <w:szCs w:val="24"/>
            <w:highlight w:val="none"/>
            <w:shd w:val="clear" w:fill="FFFFFF"/>
            <w:lang w:val="en-US" w:eastAsia="zh-CN" w:bidi="ar"/>
          </w:rPr>
          <w:t>信息暴露</w:t>
        </w:r>
        <w:commentRangeEnd w:id="1"/>
      </w:ins>
      <w:r>
        <w:commentReference w:id="1"/>
      </w:r>
      <w:ins w:id="28" w:author="Rising Sun" w:date="2026-10-09T09:53:06Z">
        <w:r>
          <w:rPr>
            <w:rFonts w:hint="eastAsia" w:ascii="Times New Roman" w:hAnsi="Times New Roman" w:eastAsia="宋体" w:cs="宋体"/>
            <w:b w:val="0"/>
            <w:bCs w:val="0"/>
            <w:color w:val="auto"/>
            <w:kern w:val="0"/>
            <w:sz w:val="24"/>
            <w:szCs w:val="24"/>
            <w:highlight w:val="none"/>
            <w:shd w:val="clear" w:fill="FFFFFF"/>
            <w:lang w:val="en-US" w:eastAsia="zh-CN" w:bidi="ar"/>
          </w:rPr>
          <w:t>如何形成</w:t>
        </w:r>
      </w:ins>
      <w:r>
        <w:rPr>
          <w:rFonts w:hint="eastAsia" w:ascii="Times New Roman" w:hAnsi="Times New Roman" w:eastAsia="宋体" w:cs="宋体"/>
          <w:b w:val="0"/>
          <w:bCs w:val="0"/>
          <w:color w:val="auto"/>
          <w:kern w:val="0"/>
          <w:sz w:val="24"/>
          <w:szCs w:val="24"/>
          <w:highlight w:val="none"/>
          <w:shd w:val="clear" w:fill="FFFFFF"/>
          <w:lang w:val="en-US" w:eastAsia="zh-CN" w:bidi="ar"/>
        </w:rPr>
        <w:t>。</w:t>
      </w:r>
      <w:commentRangeStart w:id="2"/>
      <w:r>
        <w:rPr>
          <w:rFonts w:hint="eastAsia" w:ascii="Times New Roman" w:hAnsi="Times New Roman" w:eastAsia="宋体" w:cs="宋体"/>
          <w:b w:val="0"/>
          <w:bCs w:val="0"/>
          <w:color w:val="auto"/>
          <w:kern w:val="0"/>
          <w:sz w:val="24"/>
          <w:szCs w:val="24"/>
          <w:highlight w:val="none"/>
          <w:shd w:val="clear" w:fill="FFFFFF"/>
          <w:lang w:val="en-US" w:eastAsia="zh-CN" w:bidi="ar"/>
        </w:rPr>
        <w:t>该框架指出，个人接触的信息是媒体机构、社会关系、用户选择与算法过滤共同作用的结果</w:t>
      </w:r>
      <w:r>
        <w:rPr>
          <w:rStyle w:val="6"/>
          <w:rFonts w:hint="eastAsia" w:ascii="Times New Roman" w:hAnsi="Times New Roman" w:eastAsia="宋体" w:cs="宋体"/>
          <w:b w:val="0"/>
          <w:bCs w:val="0"/>
          <w:color w:val="auto"/>
          <w:kern w:val="0"/>
          <w:sz w:val="24"/>
          <w:szCs w:val="24"/>
          <w:highlight w:val="none"/>
          <w:shd w:val="clear" w:fill="FFFFFF"/>
          <w:lang w:val="en-US" w:eastAsia="zh-CN" w:bidi="ar"/>
        </w:rPr>
        <w:footnoteReference w:id="1"/>
      </w:r>
      <w:r>
        <w:rPr>
          <w:rFonts w:hint="eastAsia" w:ascii="Times New Roman" w:hAnsi="Times New Roman" w:eastAsia="宋体" w:cs="宋体"/>
          <w:b w:val="0"/>
          <w:bCs w:val="0"/>
          <w:color w:val="auto"/>
          <w:kern w:val="0"/>
          <w:sz w:val="24"/>
          <w:szCs w:val="24"/>
          <w:highlight w:val="none"/>
          <w:shd w:val="clear" w:fill="FFFFFF"/>
          <w:lang w:val="en-US" w:eastAsia="zh-CN" w:bidi="ar"/>
        </w:rPr>
        <w:t>。</w:t>
      </w:r>
      <w:commentRangeEnd w:id="2"/>
      <w:r>
        <w:commentReference w:id="2"/>
      </w:r>
      <w:ins w:id="29" w:author="Rising Sun" w:date="2026-10-09T10:04:30Z">
        <w:r>
          <w:rPr>
            <w:rFonts w:ascii="宋体" w:hAnsi="宋体" w:eastAsia="宋体" w:cs="宋体"/>
            <w:kern w:val="0"/>
            <w:sz w:val="24"/>
            <w:szCs w:val="24"/>
            <w:lang w:val="en-US" w:eastAsia="zh-CN" w:bidi="ar"/>
          </w:rPr>
          <w:t>本文聚焦平台算法与用户两类主体：算法通过分发规则决定哪些内容能被用户看到，用户则通过发帖不断提供新内容，供平台下一轮分发。</w:t>
        </w:r>
      </w:ins>
      <w:del w:id="30" w:author="Rising Sun" w:date="2026-10-09T10:04:29Z">
        <w:r>
          <w:rPr>
            <w:rFonts w:hint="eastAsia" w:ascii="Times New Roman" w:hAnsi="Times New Roman" w:eastAsia="宋体" w:cs="宋体"/>
            <w:b w:val="0"/>
            <w:bCs w:val="0"/>
            <w:color w:val="auto"/>
            <w:kern w:val="0"/>
            <w:sz w:val="24"/>
            <w:szCs w:val="24"/>
            <w:highlight w:val="none"/>
            <w:shd w:val="clear" w:fill="FFFFFF"/>
            <w:lang w:val="en-US" w:eastAsia="zh-CN" w:bidi="ar"/>
          </w:rPr>
          <w:delText>本文从多种策展主体中聚焦平台算法与用户：前者通过分发规则配置内容可见性，后者通过发帖更新后续可供分发的内容。</w:delText>
        </w:r>
      </w:del>
    </w:p>
    <w:p w14:paraId="639E800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基于这一框架，本文先以真实数据识别逝者数字形象的时序变化，再通过多智能体仿真，在外部事件、参与群体和表达规则相同的条件下改变策展制度，比较不同循环形成的表征轨迹。以仿真形式呈现反馈过程</w:t>
      </w:r>
      <w:del w:id="31" w:author="Rising Sun" w:date="2026-10-09T10:08:20Z">
        <w:r>
          <w:rPr>
            <w:rFonts w:hint="eastAsia" w:ascii="Times New Roman" w:hAnsi="Times New Roman" w:eastAsia="宋体" w:cs="宋体"/>
            <w:b w:val="0"/>
            <w:bCs w:val="0"/>
            <w:color w:val="auto"/>
            <w:kern w:val="0"/>
            <w:sz w:val="24"/>
            <w:szCs w:val="24"/>
            <w:highlight w:val="none"/>
            <w:shd w:val="clear" w:fill="FFFFFF"/>
            <w:lang w:val="en-US" w:eastAsia="zh-CN" w:bidi="ar"/>
          </w:rPr>
          <w:delText>，呼应了传播反馈回路研究将理论机制形式化并考察涌现结果的方法主张</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。在模型中，策展制度</w:t>
      </w:r>
      <w:del w:id="32" w:author="Rising Sun" w:date="2026-10-09T10:08:37Z">
        <w:r>
          <w:rPr>
            <w:rFonts w:hint="eastAsia" w:ascii="Times New Roman" w:hAnsi="Times New Roman" w:eastAsia="宋体" w:cs="宋体"/>
            <w:b w:val="0"/>
            <w:bCs w:val="0"/>
            <w:color w:val="auto"/>
            <w:kern w:val="0"/>
            <w:sz w:val="24"/>
            <w:szCs w:val="24"/>
            <w:highlight w:val="none"/>
            <w:shd w:val="clear" w:fill="FFFFFF"/>
            <w:lang w:val="en-US" w:eastAsia="zh-CN" w:bidi="ar"/>
          </w:rPr>
          <w:delText>参照策展流框架，</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被操作化为内容可见性的组织方式；意见气候响应（D）借鉴意见气候与公开表达研究，</w:t>
      </w:r>
      <w:commentRangeStart w:id="3"/>
      <w:r>
        <w:rPr>
          <w:rFonts w:hint="eastAsia" w:ascii="Times New Roman" w:hAnsi="Times New Roman" w:eastAsia="宋体" w:cs="宋体"/>
          <w:b w:val="0"/>
          <w:bCs w:val="0"/>
          <w:color w:val="auto"/>
          <w:kern w:val="0"/>
          <w:sz w:val="24"/>
          <w:szCs w:val="24"/>
          <w:highlight w:val="none"/>
          <w:shd w:val="clear" w:fill="FFFFFF"/>
          <w:lang w:val="en-US" w:eastAsia="zh-CN" w:bidi="ar"/>
        </w:rPr>
        <w:t>表示智能体所见内容构成对其表达参与的影响</w:t>
      </w:r>
      <w:commentRangeEnd w:id="3"/>
      <w:r>
        <w:commentReference w:id="3"/>
      </w:r>
      <w:r>
        <w:rPr>
          <w:rStyle w:val="6"/>
          <w:rFonts w:hint="eastAsia" w:ascii="Times New Roman" w:hAnsi="Times New Roman" w:eastAsia="宋体" w:cs="宋体"/>
          <w:b w:val="0"/>
          <w:bCs w:val="0"/>
          <w:color w:val="auto"/>
          <w:kern w:val="0"/>
          <w:sz w:val="24"/>
          <w:szCs w:val="24"/>
          <w:highlight w:val="none"/>
          <w:shd w:val="clear" w:fill="FFFFFF"/>
          <w:lang w:val="en-US" w:eastAsia="zh-CN" w:bidi="ar"/>
        </w:rPr>
        <w:footnoteReference w:id="2"/>
      </w:r>
      <w:r>
        <w:rPr>
          <w:rFonts w:hint="eastAsia" w:ascii="Times New Roman" w:hAnsi="Times New Roman" w:eastAsia="宋体" w:cs="宋体"/>
          <w:b w:val="0"/>
          <w:bCs w:val="0"/>
          <w:color w:val="auto"/>
          <w:kern w:val="0"/>
          <w:sz w:val="24"/>
          <w:szCs w:val="24"/>
          <w:highlight w:val="none"/>
          <w:shd w:val="clear" w:fill="FFFFFF"/>
          <w:lang w:val="en-US" w:eastAsia="zh-CN" w:bidi="ar"/>
        </w:rPr>
        <w:t>；</w:t>
      </w:r>
      <w:commentRangeStart w:id="4"/>
      <w:r>
        <w:rPr>
          <w:rFonts w:hint="eastAsia" w:ascii="Times New Roman" w:hAnsi="Times New Roman" w:eastAsia="宋体" w:cs="宋体"/>
          <w:b w:val="0"/>
          <w:bCs w:val="0"/>
          <w:color w:val="auto"/>
          <w:kern w:val="0"/>
          <w:sz w:val="24"/>
          <w:szCs w:val="24"/>
          <w:highlight w:val="none"/>
          <w:shd w:val="clear" w:fill="FFFFFF"/>
          <w:lang w:val="en-US" w:eastAsia="zh-CN" w:bidi="ar"/>
        </w:rPr>
        <w:t>常态表达基线（B）由事件前真实内容供给数据校准</w:t>
      </w:r>
      <w:commentRangeEnd w:id="4"/>
      <w:r>
        <w:commentReference w:id="4"/>
      </w:r>
      <w:r>
        <w:rPr>
          <w:rFonts w:hint="eastAsia" w:ascii="Times New Roman" w:hAnsi="Times New Roman" w:eastAsia="宋体" w:cs="宋体"/>
          <w:b w:val="0"/>
          <w:bCs w:val="0"/>
          <w:color w:val="auto"/>
          <w:kern w:val="0"/>
          <w:sz w:val="24"/>
          <w:szCs w:val="24"/>
          <w:highlight w:val="none"/>
          <w:shd w:val="clear" w:fill="FFFFFF"/>
          <w:lang w:val="en-US" w:eastAsia="zh-CN" w:bidi="ar"/>
        </w:rPr>
        <w:t>；事件注意力权重（R）则借鉴集体注意力与逝后注意力衰减研究，</w:t>
      </w:r>
      <w:commentRangeStart w:id="5"/>
      <w:r>
        <w:rPr>
          <w:rFonts w:hint="eastAsia" w:ascii="Times New Roman" w:hAnsi="Times New Roman" w:eastAsia="宋体" w:cs="宋体"/>
          <w:b w:val="0"/>
          <w:bCs w:val="0"/>
          <w:color w:val="auto"/>
          <w:kern w:val="0"/>
          <w:sz w:val="24"/>
          <w:szCs w:val="24"/>
          <w:highlight w:val="none"/>
          <w:shd w:val="clear" w:fill="FFFFFF"/>
          <w:lang w:val="en-US" w:eastAsia="zh-CN" w:bidi="ar"/>
        </w:rPr>
        <w:t>表示事件刺激的影响随累计接触而逐渐减弱</w:t>
      </w:r>
      <w:r>
        <w:rPr>
          <w:rStyle w:val="6"/>
          <w:rFonts w:hint="eastAsia" w:ascii="Times New Roman" w:hAnsi="Times New Roman" w:eastAsia="宋体" w:cs="宋体"/>
          <w:b w:val="0"/>
          <w:bCs w:val="0"/>
          <w:color w:val="auto"/>
          <w:kern w:val="0"/>
          <w:sz w:val="24"/>
          <w:szCs w:val="24"/>
          <w:highlight w:val="none"/>
          <w:shd w:val="clear" w:fill="FFFFFF"/>
          <w:lang w:val="en-US" w:eastAsia="zh-CN" w:bidi="ar"/>
        </w:rPr>
        <w:footnoteReference w:id="3"/>
      </w:r>
      <w:commentRangeEnd w:id="5"/>
      <w:r>
        <w:commentReference w:id="5"/>
      </w:r>
      <w:r>
        <w:rPr>
          <w:rFonts w:hint="eastAsia" w:ascii="Times New Roman" w:hAnsi="Times New Roman" w:eastAsia="宋体" w:cs="宋体"/>
          <w:b w:val="0"/>
          <w:bCs w:val="0"/>
          <w:color w:val="auto"/>
          <w:kern w:val="0"/>
          <w:sz w:val="24"/>
          <w:szCs w:val="24"/>
          <w:highlight w:val="none"/>
          <w:shd w:val="clear" w:fill="FFFFFF"/>
          <w:lang w:val="en-US" w:eastAsia="zh-CN" w:bidi="ar"/>
        </w:rPr>
        <w:t>。需要说明的是，B、D、R的具体命名、取值及其组合公式均为本文</w:t>
      </w:r>
      <w:del w:id="33" w:author="Rising Sun" w:date="2026-10-09T10:17:49Z">
        <w:r>
          <w:rPr>
            <w:rFonts w:hint="eastAsia" w:ascii="Times New Roman" w:hAnsi="Times New Roman" w:eastAsia="宋体" w:cs="宋体"/>
            <w:b w:val="0"/>
            <w:bCs w:val="0"/>
            <w:color w:val="auto"/>
            <w:kern w:val="0"/>
            <w:sz w:val="24"/>
            <w:szCs w:val="24"/>
            <w:highlight w:val="none"/>
            <w:shd w:val="clear" w:fill="FFFFFF"/>
            <w:lang w:val="en-US" w:eastAsia="zh-CN" w:bidi="ar"/>
          </w:rPr>
          <w:delText>的</w:delText>
        </w:r>
      </w:del>
      <w:r>
        <w:rPr>
          <w:rFonts w:hint="eastAsia" w:ascii="Times New Roman" w:hAnsi="Times New Roman" w:eastAsia="宋体" w:cs="宋体"/>
          <w:b w:val="0"/>
          <w:bCs w:val="0"/>
          <w:color w:val="auto"/>
          <w:kern w:val="0"/>
          <w:sz w:val="24"/>
          <w:szCs w:val="24"/>
          <w:highlight w:val="none"/>
          <w:shd w:val="clear" w:fill="FFFFFF"/>
          <w:lang w:val="en-US" w:eastAsia="zh-CN" w:bidi="ar"/>
        </w:rPr>
        <w:t>模型操作化</w:t>
      </w:r>
      <w:ins w:id="34" w:author="Rising Sun" w:date="2026-10-09T10:17:52Z">
        <w:r>
          <w:rPr>
            <w:rFonts w:hint="eastAsia" w:cs="宋体"/>
            <w:b w:val="0"/>
            <w:bCs w:val="0"/>
            <w:color w:val="auto"/>
            <w:kern w:val="0"/>
            <w:sz w:val="24"/>
            <w:szCs w:val="24"/>
            <w:highlight w:val="none"/>
            <w:shd w:val="clear" w:fill="FFFFFF"/>
            <w:lang w:val="en-US" w:eastAsia="zh-CN" w:bidi="ar"/>
          </w:rPr>
          <w:t>的</w:t>
        </w:r>
      </w:ins>
      <w:ins w:id="35" w:author="Rising Sun" w:date="2026-10-09T10:17:57Z">
        <w:r>
          <w:rPr>
            <w:rFonts w:hint="eastAsia" w:cs="宋体"/>
            <w:b w:val="0"/>
            <w:bCs w:val="0"/>
            <w:color w:val="auto"/>
            <w:kern w:val="0"/>
            <w:sz w:val="24"/>
            <w:szCs w:val="24"/>
            <w:highlight w:val="none"/>
            <w:shd w:val="clear" w:fill="FFFFFF"/>
            <w:lang w:val="en-US" w:eastAsia="zh-CN" w:bidi="ar"/>
          </w:rPr>
          <w:t>设定</w:t>
        </w:r>
      </w:ins>
      <w:r>
        <w:rPr>
          <w:rFonts w:hint="eastAsia" w:ascii="Times New Roman" w:hAnsi="Times New Roman" w:eastAsia="宋体" w:cs="宋体"/>
          <w:b w:val="0"/>
          <w:bCs w:val="0"/>
          <w:color w:val="auto"/>
          <w:kern w:val="0"/>
          <w:sz w:val="24"/>
          <w:szCs w:val="24"/>
          <w:highlight w:val="none"/>
          <w:shd w:val="clear" w:fill="FFFFFF"/>
          <w:lang w:val="en-US" w:eastAsia="zh-CN" w:bidi="ar"/>
        </w:rPr>
        <w:t>，而非既有文献直接提出的一套变量。</w:t>
      </w:r>
      <w:commentRangeStart w:id="6"/>
      <w:r>
        <w:rPr>
          <w:rFonts w:hint="eastAsia" w:ascii="Times New Roman" w:hAnsi="Times New Roman" w:eastAsia="宋体" w:cs="宋体"/>
          <w:b w:val="0"/>
          <w:bCs w:val="0"/>
          <w:color w:val="auto"/>
          <w:kern w:val="0"/>
          <w:sz w:val="24"/>
          <w:szCs w:val="24"/>
          <w:highlight w:val="none"/>
          <w:shd w:val="clear" w:fill="FFFFFF"/>
          <w:lang w:val="en-US" w:eastAsia="zh-CN" w:bidi="ar"/>
        </w:rPr>
        <w:t>本文将算法策展置于传播反馈回路之中，提出并检验</w:t>
      </w:r>
      <w:commentRangeStart w:id="7"/>
      <w:r>
        <w:rPr>
          <w:rFonts w:hint="eastAsia" w:ascii="Times New Roman" w:hAnsi="Times New Roman" w:eastAsia="宋体" w:cs="宋体"/>
          <w:b w:val="0"/>
          <w:bCs w:val="0"/>
          <w:color w:val="auto"/>
          <w:kern w:val="0"/>
          <w:sz w:val="24"/>
          <w:szCs w:val="24"/>
          <w:highlight w:val="none"/>
          <w:shd w:val="clear" w:fill="FFFFFF"/>
          <w:lang w:val="en-US" w:eastAsia="zh-CN" w:bidi="ar"/>
        </w:rPr>
        <w:t>“可见性配置—选择性表达—内容回流”</w:t>
      </w:r>
      <w:commentRangeEnd w:id="7"/>
      <w:r>
        <w:commentReference w:id="7"/>
      </w:r>
      <w:r>
        <w:rPr>
          <w:rFonts w:hint="eastAsia" w:ascii="Times New Roman" w:hAnsi="Times New Roman" w:eastAsia="宋体" w:cs="宋体"/>
          <w:b w:val="0"/>
          <w:bCs w:val="0"/>
          <w:color w:val="auto"/>
          <w:kern w:val="0"/>
          <w:sz w:val="24"/>
          <w:szCs w:val="24"/>
          <w:highlight w:val="none"/>
          <w:shd w:val="clear" w:fill="FFFFFF"/>
          <w:lang w:val="en-US" w:eastAsia="zh-CN" w:bidi="ar"/>
        </w:rPr>
        <w:t>的表征重组机制，说明平台上的主导逝者形象可以在公众原有倾向未发生普遍改变的情况下，由差异化的表达激活与内容循环逐步生成。由此，研究将数字哀悼从注意力的延续与衰减，推进到逝者公共表征如何被动态重组的问题。</w:t>
      </w:r>
      <w:commentRangeEnd w:id="6"/>
      <w:r>
        <w:commentReference w:id="6"/>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ising Sun" w:date="2026-10-09T09:48:59Z" w:initials="">
    <w:p w14:paraId="4771A8B9">
      <w:pPr>
        <w:pStyle w:val="2"/>
        <w:rPr>
          <w:rFonts w:hint="default" w:eastAsia="宋体"/>
          <w:lang w:val="en-US" w:eastAsia="zh-CN"/>
        </w:rPr>
      </w:pPr>
      <w:r>
        <w:rPr>
          <w:rFonts w:hint="eastAsia"/>
          <w:lang w:val="en-US" w:eastAsia="zh-CN"/>
        </w:rPr>
        <w:t>视角还是理论？</w:t>
      </w:r>
    </w:p>
  </w:comment>
  <w:comment w:id="1" w:author="Rising Sun" w:date="2026-10-09T09:54:00Z" w:initials="">
    <w:p w14:paraId="36CE3304">
      <w:pPr>
        <w:pStyle w:val="2"/>
        <w:rPr>
          <w:rFonts w:hint="default" w:eastAsia="宋体"/>
          <w:lang w:val="en-US" w:eastAsia="zh-CN"/>
        </w:rPr>
      </w:pPr>
      <w:r>
        <w:rPr>
          <w:rFonts w:hint="eastAsia"/>
          <w:lang w:val="en-US" w:eastAsia="zh-CN"/>
        </w:rPr>
        <w:t>信息暴露对照的是循环的哪个环节？是第一步接触信息还是进一步互动，这个可以解释一下是补充的上一步的哪一块。</w:t>
      </w:r>
    </w:p>
  </w:comment>
  <w:comment w:id="2" w:author="Rising Sun" w:date="2026-10-09T09:56:06Z" w:initials="">
    <w:p w14:paraId="2D562B34">
      <w:pPr>
        <w:pStyle w:val="2"/>
        <w:rPr>
          <w:rFonts w:hint="default" w:eastAsia="宋体"/>
          <w:lang w:val="en-US" w:eastAsia="zh-CN"/>
        </w:rPr>
      </w:pPr>
      <w:r>
        <w:rPr>
          <w:rFonts w:hint="eastAsia"/>
          <w:lang w:val="en-US" w:eastAsia="zh-CN"/>
        </w:rPr>
        <w:t>这句理论阐释没有提到策展，策展指的什么，以至于这段最后一句不好读懂。突然冒出来的策展主体不知道指的什么。最后一句的前者和后者</w:t>
      </w:r>
    </w:p>
  </w:comment>
  <w:comment w:id="3" w:author="Rising Sun" w:date="2026-10-09T10:15:58Z" w:initials="">
    <w:p w14:paraId="2F50F12D">
      <w:pPr>
        <w:keepNext w:val="0"/>
        <w:keepLines w:val="0"/>
        <w:widowControl/>
        <w:suppressLineNumbers w:val="0"/>
        <w:jc w:val="left"/>
      </w:pPr>
      <w:r>
        <w:rPr>
          <w:rFonts w:ascii="宋体" w:hAnsi="宋体" w:eastAsia="宋体" w:cs="宋体"/>
          <w:kern w:val="0"/>
          <w:sz w:val="24"/>
          <w:szCs w:val="24"/>
          <w:lang w:val="en-US" w:eastAsia="zh-CN" w:bidi="ar"/>
        </w:rPr>
        <w:t>指智能体看到的内容环境会影响它是否发声 —— 主流声音偏向哪一方，它的表达就随之调整</w:t>
      </w:r>
    </w:p>
    <w:p w14:paraId="154BD7C4">
      <w:pPr>
        <w:pStyle w:val="2"/>
      </w:pPr>
    </w:p>
  </w:comment>
  <w:comment w:id="4" w:author="Rising Sun" w:date="2026-10-09T10:16:20Z" w:initials="">
    <w:p w14:paraId="582CCD07">
      <w:pPr>
        <w:keepNext w:val="0"/>
        <w:keepLines w:val="0"/>
        <w:widowControl/>
        <w:suppressLineNumbers w:val="0"/>
        <w:jc w:val="left"/>
      </w:pPr>
      <w:r>
        <w:rPr>
          <w:rFonts w:ascii="宋体" w:hAnsi="宋体" w:eastAsia="宋体" w:cs="宋体"/>
          <w:kern w:val="0"/>
          <w:sz w:val="24"/>
          <w:szCs w:val="24"/>
          <w:lang w:val="en-US" w:eastAsia="zh-CN" w:bidi="ar"/>
        </w:rPr>
        <w:t>指没有突发事件时智能体原有的表达水平，由事件发生前的真实内容数据校准</w:t>
      </w:r>
    </w:p>
    <w:p w14:paraId="32ACACA4">
      <w:pPr>
        <w:pStyle w:val="2"/>
      </w:pPr>
    </w:p>
  </w:comment>
  <w:comment w:id="5" w:author="Rising Sun" w:date="2026-10-09T10:16:59Z" w:initials="">
    <w:p w14:paraId="02D7D41C">
      <w:pPr>
        <w:keepNext w:val="0"/>
        <w:keepLines w:val="0"/>
        <w:widowControl/>
        <w:suppressLineNumbers w:val="0"/>
        <w:jc w:val="left"/>
      </w:pPr>
      <w:r>
        <w:rPr>
          <w:rFonts w:ascii="宋体" w:hAnsi="宋体" w:eastAsia="宋体" w:cs="宋体"/>
          <w:kern w:val="0"/>
          <w:sz w:val="24"/>
          <w:szCs w:val="24"/>
          <w:lang w:val="en-US" w:eastAsia="zh-CN" w:bidi="ar"/>
        </w:rPr>
        <w:t>指事件对表达的刺激作用会随着累计接触的增加而逐渐减弱，如同公众对事件的关注随时间消退</w:t>
      </w:r>
    </w:p>
  </w:comment>
  <w:comment w:id="7" w:author="Rising Sun" w:date="2026-10-09T10:19:15Z" w:initials="">
    <w:p w14:paraId="37422060">
      <w:pPr>
        <w:pStyle w:val="2"/>
        <w:rPr>
          <w:rFonts w:hint="default" w:eastAsia="宋体"/>
          <w:lang w:val="en-US" w:eastAsia="zh-CN"/>
        </w:rPr>
      </w:pPr>
      <w:r>
        <w:rPr>
          <w:rFonts w:hint="eastAsia"/>
          <w:lang w:val="en-US" w:eastAsia="zh-CN"/>
        </w:rPr>
        <w:t>尽量少用“—</w:t>
      </w:r>
      <w:bookmarkStart w:id="0" w:name="_GoBack"/>
      <w:bookmarkEnd w:id="0"/>
      <w:r>
        <w:rPr>
          <w:rFonts w:hint="eastAsia"/>
          <w:lang w:val="en-US" w:eastAsia="zh-CN"/>
        </w:rPr>
        <w:t>”</w:t>
      </w:r>
    </w:p>
  </w:comment>
  <w:comment w:id="6" w:author="康康" w:date="2026-10-08T16:42:43Z" w:initials="k">
    <w:p w14:paraId="37C6D92B">
      <w:pPr>
        <w:pStyle w:val="2"/>
        <w:rPr>
          <w:rFonts w:hint="default" w:eastAsia="宋体"/>
          <w:lang w:val="en-US" w:eastAsia="zh-CN"/>
        </w:rPr>
      </w:pPr>
      <w:r>
        <w:rPr>
          <w:rFonts w:hint="eastAsia"/>
          <w:lang w:val="en-US" w:eastAsia="zh-CN"/>
        </w:rPr>
        <w:t>这里是理论贡献。</w:t>
      </w:r>
      <w:r>
        <w:rPr>
          <w:rFonts w:hint="eastAsia"/>
          <w:lang w:val="en-US" w:eastAsia="zh-CN"/>
        </w:rPr>
        <w:br w:type="textWrapping"/>
      </w:r>
      <w:r>
        <w:rPr>
          <w:rFonts w:hint="eastAsia"/>
          <w:lang w:val="en-US" w:eastAsia="zh-CN"/>
        </w:rPr>
        <w:t>其一是，将算法策展嵌入到反馈回路视角当中，让两个理论有机融合，相互补充</w:t>
      </w:r>
      <w:r>
        <w:rPr>
          <w:rFonts w:hint="eastAsia"/>
          <w:lang w:val="en-US" w:eastAsia="zh-CN"/>
        </w:rPr>
        <w:br w:type="textWrapping"/>
      </w:r>
      <w:r>
        <w:rPr>
          <w:rFonts w:hint="eastAsia"/>
          <w:lang w:val="en-US" w:eastAsia="zh-CN"/>
        </w:rPr>
        <w:t>其二是，提出并检验了表征重组机制，这里是理论框架下ABM实验独有的优势</w:t>
      </w:r>
      <w:r>
        <w:rPr>
          <w:rFonts w:hint="eastAsia"/>
          <w:lang w:val="en-US" w:eastAsia="zh-CN"/>
        </w:rPr>
        <w:br w:type="textWrapping"/>
      </w:r>
      <w:r>
        <w:rPr>
          <w:rFonts w:hint="eastAsia"/>
          <w:lang w:val="en-US" w:eastAsia="zh-CN"/>
        </w:rPr>
        <w:t>其三是，理论指导下数字哀悼领域的推进</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71A8B9" w15:done="0"/>
  <w15:commentEx w15:paraId="36CE3304" w15:done="0"/>
  <w15:commentEx w15:paraId="2D562B34" w15:done="0"/>
  <w15:commentEx w15:paraId="154BD7C4" w15:done="0"/>
  <w15:commentEx w15:paraId="32ACACA4" w15:done="0"/>
  <w15:commentEx w15:paraId="02D7D41C" w15:done="0"/>
  <w15:commentEx w15:paraId="37422060" w15:done="0"/>
  <w15:commentEx w15:paraId="37C6D92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11C88749">
      <w:pPr>
        <w:pStyle w:val="3"/>
        <w:snapToGrid w:val="0"/>
      </w:pPr>
      <w:r>
        <w:rPr>
          <w:rStyle w:val="6"/>
        </w:rPr>
        <w:footnoteRef/>
      </w:r>
      <w:r>
        <w:t xml:space="preserve"> </w:t>
      </w:r>
      <w:r>
        <w:rPr>
          <w:rFonts w:hint="eastAsia"/>
        </w:rPr>
        <w:t>TRILLING D. Communicative feedback loops in the digital society[J]. Weizenbaum Journal of the Digital Society, 2024, 4(2).</w:t>
      </w:r>
    </w:p>
  </w:footnote>
  <w:footnote w:id="1">
    <w:p w14:paraId="63A9304C">
      <w:pPr>
        <w:pStyle w:val="3"/>
        <w:snapToGrid w:val="0"/>
      </w:pPr>
      <w:r>
        <w:rPr>
          <w:rStyle w:val="6"/>
        </w:rPr>
        <w:footnoteRef/>
      </w:r>
      <w:r>
        <w:t xml:space="preserve"> </w:t>
      </w:r>
      <w:r>
        <w:rPr>
          <w:rFonts w:hint="eastAsia"/>
        </w:rPr>
        <w:t>Thorson, K., &amp; Wells, C. (2016). Curated Flows: A Framework for Mapping Media Exposure in the Digital Age. Communication Theory, 26(3), 309–328.</w:t>
      </w:r>
    </w:p>
  </w:footnote>
  <w:footnote w:id="2">
    <w:p w14:paraId="2A9831AB">
      <w:pPr>
        <w:pStyle w:val="3"/>
        <w:snapToGrid w:val="0"/>
      </w:pPr>
      <w:r>
        <w:rPr>
          <w:rStyle w:val="6"/>
        </w:rPr>
        <w:footnoteRef/>
      </w:r>
      <w:r>
        <w:t xml:space="preserve"> </w:t>
      </w:r>
      <w:r>
        <w:rPr>
          <w:rFonts w:hint="eastAsia"/>
        </w:rPr>
        <w:t>Noelle-Neumann, E. (1974). The Spiral of Silence: A Theory of Public Opinion. Journal of Communication, 24(2), 43–51；Matthes, J., Knoll, J., &amp; von Sikorski, C. (2018). The “Spiral of Silence” Revisited. Communication Research, 45(1), 3–33.</w:t>
      </w:r>
    </w:p>
  </w:footnote>
  <w:footnote w:id="3">
    <w:p w14:paraId="21C9DB8A">
      <w:pPr>
        <w:pStyle w:val="3"/>
        <w:snapToGrid w:val="0"/>
      </w:pPr>
      <w:r>
        <w:rPr>
          <w:rStyle w:val="6"/>
        </w:rPr>
        <w:footnoteRef/>
      </w:r>
      <w:r>
        <w:t xml:space="preserve"> </w:t>
      </w:r>
      <w:r>
        <w:rPr>
          <w:rFonts w:hint="eastAsia"/>
        </w:rPr>
        <w:t>Wu, F., &amp; Huberman, B. A. (2007). Novelty and Collective Attention. PNAS, 104(45), 17599–17601；West, R., Leskovec, J., &amp; Potts, C. (2021). Postmortem Memory of Public Figures in News and Social Media. PNAS, 118(38), e2106152118.</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康康">
    <w15:presenceInfo w15:providerId="None" w15:userId="康康"/>
  </w15:person>
  <w15:person w15:author="Rising Sun">
    <w15:presenceInfo w15:providerId="WPS Office" w15:userId="4236827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1F1557"/>
    <w:rsid w:val="1D1F1557"/>
    <w:rsid w:val="3F7FA0EC"/>
    <w:rsid w:val="69B73033"/>
    <w:rsid w:val="F6E46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note text"/>
    <w:basedOn w:val="1"/>
    <w:uiPriority w:val="0"/>
    <w:pPr>
      <w:snapToGrid w:val="0"/>
      <w:jc w:val="left"/>
    </w:pPr>
    <w:rPr>
      <w:sz w:val="18"/>
    </w:rPr>
  </w:style>
  <w:style w:type="character" w:styleId="6">
    <w:name w:val="footnote reference"/>
    <w:basedOn w:val="5"/>
    <w:uiPriority w:val="0"/>
    <w:rPr>
      <w:vertAlign w:val="superscript"/>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2026-10-09T00:26:00Z</dcterms:created>
  <dc:creator>康康</dc:creator>
  <cp:lastModifiedBy>Rising Sun</cp:lastModifiedBy>
  <dcterms:modified xsi:type="dcterms:W3CDTF">2026-10-09T10:20:51Z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D2ABF4B971BA7436834FC86ABB207028_43</vt:lpwstr>
  </property>
</Properties>
</file>