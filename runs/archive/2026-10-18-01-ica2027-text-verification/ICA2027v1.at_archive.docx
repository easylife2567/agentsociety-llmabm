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D3298">
      <w:pPr>
        <w:pStyle w:val="11"/>
        <w:spacing w:before="0" w:after="240" w:line="460" w:lineRule="exact"/>
        <w:jc w:val="center"/>
      </w:pPr>
      <w:r>
        <w:rPr>
          <w:rFonts w:ascii="Times New Roman" w:hAnsi="Times New Roman" w:eastAsia="宋体" w:cs="Times New Roman"/>
          <w:b/>
          <w:bCs/>
          <w:color w:val="000000"/>
          <w:sz w:val="36"/>
          <w:szCs w:val="36"/>
        </w:rPr>
        <w:t>悼念退潮之后：</w:t>
      </w:r>
      <w:r>
        <w:rPr>
          <w:rFonts w:ascii="Times New Roman" w:hAnsi="Times New Roman" w:eastAsia="宋体" w:cs="Times New Roman"/>
          <w:b/>
          <w:bCs/>
          <w:color w:val="000000"/>
          <w:sz w:val="32"/>
          <w:szCs w:val="32"/>
        </w:rPr>
        <w:br w:type="textWrapping"/>
      </w:r>
      <w:r>
        <w:rPr>
          <w:rFonts w:ascii="Times New Roman" w:hAnsi="Times New Roman" w:eastAsia="宋体" w:cs="Times New Roman"/>
          <w:b/>
          <w:bCs/>
          <w:color w:val="000000"/>
          <w:sz w:val="32"/>
          <w:szCs w:val="32"/>
        </w:rPr>
        <w:t>基于多智能体仿真的逝者数字形象塑造机制研究</w:t>
      </w:r>
    </w:p>
    <w:p w14:paraId="5E04D54A">
      <w:pPr>
        <w:spacing w:before="0" w:after="120" w:line="400" w:lineRule="exact"/>
        <w:ind w:firstLine="0"/>
      </w:pPr>
      <w:r>
        <w:rPr>
          <w:rFonts w:ascii="Times New Roman" w:hAnsi="Times New Roman" w:eastAsia="宋体" w:cs="Times New Roman"/>
          <w:b/>
          <w:bCs/>
          <w:color w:val="000000"/>
          <w:sz w:val="24"/>
          <w:szCs w:val="24"/>
        </w:rPr>
        <w:t>摘要：</w:t>
      </w:r>
      <w:ins w:id="0" w:author="张地灵" w:date="2026-10-18T01:09:45Z">
        <w:r>
          <w:rPr>
            <w:rFonts w:ascii="Times New Roman" w:hAnsi="Times New Roman" w:eastAsia="宋体" w:cs="Times New Roman"/>
            <w:color w:val="000000"/>
            <w:sz w:val="24"/>
            <w:szCs w:val="24"/>
          </w:rPr>
          <w:t>公众人物离世后，持续的社交媒体讨论如何改变其公共呈现，需要同时考察内容构成与传播过程。以张雪峰为例，本文结合抖音和小红书49,930条帖文的内容分析，以及大语言模型多智能体仿真，研究逝者数字表征的时序演化与生成机制。现实样本呈现事件期悼念集中、玩梗随后增长的共同顺序，两平台的晚期内容构成则存在差异。仿真在共同输入与固定群体条件下比较随机、时序和兴趣制度的九次运行，并通过九次组件消融考察表达规则。时序和兴趣制度均形成晚期玩梗型作者供给占多数的格局，随机制度的相应供给较少。过程记录与消融显示，个人接触、表达参与和生成帖再流通相互连接，参与时机与持续程度的变化共同重组后续供给及可见位置。研究据此将逝后关注的延续推进到公共表征如何重组的问题，为理解策展制度与用户表达的循环关系提供机制参照。</w:t>
        </w:r>
      </w:ins>
    </w:p>
    <w:p w14:paraId="5CAA7807">
      <w:pPr>
        <w:spacing w:after="240"/>
        <w:ind w:firstLine="0"/>
      </w:pPr>
      <w:r>
        <w:rPr>
          <w:rFonts w:ascii="Times New Roman" w:hAnsi="Times New Roman" w:eastAsia="宋体" w:cs="Times New Roman"/>
          <w:b/>
          <w:bCs/>
          <w:color w:val="000000"/>
          <w:sz w:val="24"/>
          <w:szCs w:val="24"/>
        </w:rPr>
        <w:t>关键词：</w:t>
      </w:r>
      <w:ins w:id="1" w:author="张地灵" w:date="2026-10-18T01:09:50Z">
        <w:r>
          <w:rPr>
            <w:rFonts w:ascii="Times New Roman" w:hAnsi="Times New Roman" w:eastAsia="宋体" w:cs="Times New Roman"/>
            <w:color w:val="000000"/>
            <w:sz w:val="24"/>
            <w:szCs w:val="24"/>
          </w:rPr>
          <w:t>数字哀悼；公共表征；算法策展；传播反馈；</w:t>
        </w:r>
      </w:ins>
      <w:r>
        <w:rPr>
          <w:rFonts w:ascii="Times New Roman" w:hAnsi="Times New Roman" w:eastAsia="宋体" w:cs="Times New Roman"/>
          <w:color w:val="000000"/>
          <w:sz w:val="24"/>
          <w:szCs w:val="24"/>
        </w:rPr>
        <w:t>多智能体仿真</w:t>
      </w:r>
    </w:p>
    <w:p w14:paraId="636A3A02">
      <w:pPr>
        <w:keepNext w:val="0"/>
        <w:keepLines w:val="0"/>
      </w:pPr>
      <w:r>
        <w:rPr>
          <w:rFonts w:ascii="Times New Roman" w:hAnsi="Times New Roman" w:eastAsia="宋体" w:cs="Times New Roman"/>
          <w:color w:val="000000"/>
          <w:sz w:val="24"/>
          <w:szCs w:val="24"/>
        </w:rPr>
        <w:t>在社交媒体深度嵌入公共生活的当下，公众人物的离世不再是传播生命的终结，而成为其</w:t>
      </w:r>
      <w:commentRangeStart w:id="0"/>
      <w:r>
        <w:rPr>
          <w:rFonts w:ascii="Times New Roman" w:hAnsi="Times New Roman" w:eastAsia="宋体" w:cs="Times New Roman"/>
          <w:color w:val="000000"/>
          <w:sz w:val="24"/>
          <w:szCs w:val="24"/>
        </w:rPr>
        <w:t>"数字来世"（digital afterlife）</w:t>
      </w:r>
      <w:commentRangeEnd w:id="0"/>
      <w:r>
        <w:rPr>
          <w:rFonts w:ascii="Times New Roman" w:hAnsi="Times New Roman" w:eastAsia="宋体" w:cs="Times New Roman"/>
          <w:color w:val="000000"/>
          <w:sz w:val="24"/>
          <w:szCs w:val="24"/>
        </w:rPr>
        <w:commentReference w:id="0"/>
      </w:r>
      <w:r>
        <w:rPr>
          <w:rFonts w:ascii="Times New Roman" w:hAnsi="Times New Roman" w:eastAsia="宋体" w:cs="Times New Roman"/>
          <w:color w:val="000000"/>
          <w:sz w:val="24"/>
          <w:szCs w:val="24"/>
        </w:rPr>
        <w:t>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w:t>
      </w:r>
    </w:p>
    <w:p w14:paraId="05C5CECA">
      <w:pPr>
        <w:keepNext w:val="0"/>
        <w:keepLines w:val="0"/>
      </w:pPr>
      <w:r>
        <w:rPr>
          <w:rFonts w:ascii="Times New Roman" w:hAnsi="Times New Roman" w:eastAsia="宋体" w:cs="Times New Roman"/>
          <w:color w:val="000000"/>
          <w:sz w:val="24"/>
          <w:szCs w:val="24"/>
        </w:rPr>
        <w:t>在数字哀悼场景下，算法推荐机制作为信息环境的隐形操控者，决定了"谁能看到什么"，深刻塑造公共话语的构成。既有研究指出，公众人物逝世通常引发注意力骤增并迅速衰减，媒体与社交平台共同决定"谁被持续记住"（West et al., 2021）；TikTok等平台的推荐机制还会将陌生用户组织为临时哀悼共同体，塑造特定的哀悼语言与情感规范（Eriksson Krutrök, 2021）。算法既可以放大某些叙事、赋予其更高的可见度，也可以压制另一些叙事</w:t>
      </w:r>
      <w:ins w:id="2" w:author="续昼" w:date="2026-10-09T15:32:52Z">
        <w:r>
          <w:rPr>
            <w:rFonts w:ascii="Times New Roman" w:hAnsi="Times New Roman" w:eastAsia="宋体" w:cs="Times New Roman"/>
            <w:color w:val="000000"/>
            <w:sz w:val="24"/>
            <w:szCs w:val="24"/>
          </w:rPr>
          <w:t>，</w:t>
        </w:r>
      </w:ins>
      <w:r>
        <w:rPr>
          <w:rFonts w:ascii="Times New Roman" w:hAnsi="Times New Roman" w:eastAsia="宋体" w:cs="Times New Roman"/>
          <w:color w:val="000000"/>
          <w:sz w:val="24"/>
          <w:szCs w:val="24"/>
        </w:rPr>
        <w:t>使其沉入信息流的底层，从而在网民整体立场并未发生根本转变的情况下，制造舆论形象偏移的观感，悄然重塑逝者公共形象的叙事走向与情感基调。</w:t>
      </w:r>
    </w:p>
    <w:p w14:paraId="4F9AA027">
      <w:pPr>
        <w:keepNext w:val="0"/>
        <w:keepLines w:val="0"/>
      </w:pPr>
      <w:r>
        <w:rPr>
          <w:rFonts w:ascii="Times New Roman" w:hAnsi="Times New Roman" w:eastAsia="宋体" w:cs="Times New Roman"/>
          <w:color w:val="000000"/>
          <w:sz w:val="24"/>
          <w:szCs w:val="24"/>
        </w:rPr>
        <w:t>近年来，公众人物逝后形象异化频繁出现，部分悼念叙事逐步转向戏谑迷因与地狱笑话式的娱乐化消费。2026年3月24日，中国头部教育博主张雪峰跑步突发心源性猝死，成为观察该过程的典型案例。他凭借升学就业科普收获三千余万粉丝，被视作普通家庭的"草根引路人"；</w:t>
      </w:r>
      <w:commentRangeStart w:id="1"/>
      <w:r>
        <w:rPr>
          <w:rFonts w:ascii="Times New Roman" w:hAnsi="Times New Roman" w:eastAsia="宋体" w:cs="Times New Roman"/>
          <w:color w:val="000000"/>
          <w:sz w:val="24"/>
          <w:szCs w:val="24"/>
        </w:rPr>
        <w:t>但其对文科专业、就业市场的尖锐观点，也持续引发阶层焦虑、教育功利性等全国范围争议。</w:t>
      </w:r>
      <w:commentRangeEnd w:id="1"/>
      <w:r>
        <w:rPr>
          <w:rFonts w:ascii="Times New Roman" w:hAnsi="Times New Roman" w:eastAsia="宋体" w:cs="Times New Roman"/>
          <w:color w:val="000000"/>
          <w:sz w:val="24"/>
          <w:szCs w:val="24"/>
        </w:rPr>
        <w:commentReference w:id="1"/>
      </w:r>
      <w:r>
        <w:rPr>
          <w:rFonts w:ascii="Times New Roman" w:hAnsi="Times New Roman" w:eastAsia="宋体" w:cs="Times New Roman"/>
          <w:color w:val="000000"/>
          <w:sz w:val="24"/>
          <w:szCs w:val="24"/>
        </w:rPr>
        <w:t>本研究采集抖音</w:t>
      </w:r>
      <w:del w:id="3" w:author="张地灵" w:date="2026-10-18T01:02:27Z">
        <w:r>
          <w:rPr>
            <w:rFonts w:ascii="Times New Roman" w:hAnsi="Times New Roman" w:eastAsia="宋体" w:cs="Times New Roman"/>
            <w:color w:val="000000"/>
            <w:sz w:val="24"/>
            <w:szCs w:val="24"/>
          </w:rPr>
          <w:delText>、微博、</w:delText>
        </w:r>
      </w:del>
      <w:ins w:id="4" w:author="张地灵" w:date="2026-10-18T01:02:35Z">
        <w:r>
          <w:rPr>
            <w:rFonts w:hint="eastAsia" w:cs="Times New Roman"/>
            <w:color w:val="000000"/>
            <w:sz w:val="24"/>
            <w:szCs w:val="24"/>
            <w:lang w:val="en-US" w:eastAsia="zh-CN"/>
          </w:rPr>
          <w:t>和</w:t>
        </w:r>
      </w:ins>
      <w:r>
        <w:rPr>
          <w:rFonts w:ascii="Times New Roman" w:hAnsi="Times New Roman" w:eastAsia="宋体" w:cs="Times New Roman"/>
          <w:color w:val="000000"/>
          <w:sz w:val="24"/>
          <w:szCs w:val="24"/>
        </w:rPr>
        <w:t>小红书</w:t>
      </w:r>
      <w:ins w:id="5" w:author="张地灵" w:date="2026-10-18T01:02:58Z">
        <w:r>
          <w:rPr>
            <w:rFonts w:hint="eastAsia" w:cs="Times New Roman"/>
            <w:color w:val="000000"/>
            <w:sz w:val="24"/>
            <w:szCs w:val="24"/>
            <w:lang w:val="en-US" w:eastAsia="zh-CN"/>
          </w:rPr>
          <w:t>49</w:t>
        </w:r>
      </w:ins>
      <w:ins w:id="6" w:author="张地灵" w:date="2026-10-18T01:02:59Z">
        <w:r>
          <w:rPr>
            <w:rFonts w:hint="eastAsia" w:cs="Times New Roman"/>
            <w:color w:val="000000"/>
            <w:sz w:val="24"/>
            <w:szCs w:val="24"/>
            <w:lang w:val="en-US" w:eastAsia="zh-CN"/>
          </w:rPr>
          <w:t>930</w:t>
        </w:r>
      </w:ins>
      <w:del w:id="7" w:author="张地灵" w:date="2026-10-18T01:02:57Z">
        <w:r>
          <w:rPr>
            <w:rFonts w:ascii="Times New Roman" w:hAnsi="Times New Roman" w:eastAsia="宋体" w:cs="Times New Roman"/>
            <w:color w:val="000000"/>
            <w:sz w:val="24"/>
            <w:szCs w:val="24"/>
          </w:rPr>
          <w:delText>等中国主流社交平台共5.2万</w:delText>
        </w:r>
      </w:del>
      <w:ins w:id="8" w:author="Claude" w:date="2026-10-18T00:00:00Z">
        <w:del w:id="9" w:author="张地灵" w:date="2026-10-18T01:02:57Z">
          <w:r>
            <w:rPr>
              <w:rFonts w:ascii="Times New Roman" w:hAnsi="Times New Roman" w:eastAsia="宋体" w:cs="Times New Roman"/>
              <w:color w:val="000000"/>
              <w:sz w:val="24"/>
              <w:szCs w:val="24"/>
            </w:rPr>
            <w:delText>49,930</w:delText>
          </w:r>
        </w:del>
      </w:ins>
      <w:r>
        <w:rPr>
          <w:rFonts w:ascii="Times New Roman" w:hAnsi="Times New Roman" w:eastAsia="宋体" w:cs="Times New Roman"/>
          <w:color w:val="000000"/>
          <w:sz w:val="24"/>
          <w:szCs w:val="24"/>
        </w:rPr>
        <w:t>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w:t>
      </w:r>
      <w:ins w:id="10" w:author="续昼" w:date="2026-10-09T15:28:27Z">
        <w:r>
          <w:rPr>
            <w:rFonts w:ascii="Times New Roman" w:hAnsi="Times New Roman" w:eastAsia="宋体" w:cs="Times New Roman"/>
            <w:color w:val="000000"/>
            <w:sz w:val="24"/>
            <w:szCs w:val="24"/>
          </w:rPr>
          <w:t>现象</w:t>
        </w:r>
      </w:ins>
      <w:r>
        <w:rPr>
          <w:rFonts w:ascii="Times New Roman" w:hAnsi="Times New Roman" w:eastAsia="宋体" w:cs="Times New Roman"/>
          <w:color w:val="000000"/>
          <w:sz w:val="24"/>
          <w:szCs w:val="24"/>
        </w:rPr>
        <w:t>。</w:t>
      </w:r>
    </w:p>
    <w:p w14:paraId="3375717A">
      <w:pPr>
        <w:keepNext w:val="0"/>
        <w:keepLines w:val="0"/>
      </w:pPr>
      <w:r>
        <w:rPr>
          <w:rFonts w:ascii="Times New Roman" w:hAnsi="Times New Roman" w:eastAsia="宋体" w:cs="Times New Roman"/>
          <w:color w:val="000000"/>
          <w:sz w:val="24"/>
          <w:szCs w:val="24"/>
        </w:rPr>
        <w:t>本研究聚焦三个问题：</w:t>
      </w:r>
    </w:p>
    <w:p w14:paraId="240F1E90">
      <w:pPr>
        <w:spacing w:before="0" w:after="80"/>
        <w:ind w:left="480" w:hanging="360"/>
      </w:pPr>
      <w:r>
        <w:rPr>
          <w:rFonts w:ascii="Times New Roman" w:hAnsi="Times New Roman" w:eastAsia="宋体" w:cs="Times New Roman"/>
          <w:color w:val="000000"/>
          <w:sz w:val="24"/>
          <w:szCs w:val="24"/>
        </w:rPr>
        <w:t xml:space="preserve">1. </w:t>
      </w:r>
      <w:commentRangeStart w:id="2"/>
      <w:r>
        <w:rPr>
          <w:rFonts w:ascii="Times New Roman" w:hAnsi="Times New Roman" w:eastAsia="宋体" w:cs="Times New Roman"/>
          <w:color w:val="000000"/>
          <w:sz w:val="24"/>
          <w:szCs w:val="24"/>
        </w:rPr>
        <w:t>逝者数字形象呈现何种时序结构与演化特征，这一过程在不同平台之间呈现出何种共性与差异？</w:t>
      </w:r>
      <w:commentRangeEnd w:id="2"/>
      <w:r>
        <w:rPr>
          <w:rFonts w:ascii="Times New Roman" w:hAnsi="Times New Roman" w:eastAsia="宋体" w:cs="Times New Roman"/>
          <w:color w:val="000000"/>
          <w:sz w:val="24"/>
          <w:szCs w:val="24"/>
        </w:rPr>
        <w:commentReference w:id="2"/>
      </w:r>
    </w:p>
    <w:p w14:paraId="56CFE284">
      <w:pPr>
        <w:spacing w:before="0" w:after="80"/>
        <w:ind w:left="480" w:hanging="360"/>
      </w:pPr>
      <w:r>
        <w:rPr>
          <w:rFonts w:ascii="Times New Roman" w:hAnsi="Times New Roman" w:eastAsia="宋体" w:cs="Times New Roman"/>
          <w:color w:val="000000"/>
          <w:sz w:val="24"/>
          <w:szCs w:val="24"/>
        </w:rPr>
        <w:t xml:space="preserve">2. </w:t>
      </w:r>
      <w:commentRangeStart w:id="3"/>
      <w:r>
        <w:rPr>
          <w:rFonts w:ascii="Times New Roman" w:hAnsi="Times New Roman" w:eastAsia="宋体" w:cs="Times New Roman"/>
          <w:color w:val="000000"/>
          <w:sz w:val="24"/>
          <w:szCs w:val="24"/>
        </w:rPr>
        <w:t>不同算法推荐机制与用户发帖行为形成的循环交互过程，如何共同塑造逝者数字形象的演化轨迹与玩梗话语扩散格局？</w:t>
      </w:r>
      <w:commentRangeEnd w:id="3"/>
      <w:r>
        <w:rPr>
          <w:rFonts w:ascii="Times New Roman" w:hAnsi="Times New Roman" w:eastAsia="宋体" w:cs="Times New Roman"/>
          <w:color w:val="000000"/>
          <w:sz w:val="24"/>
          <w:szCs w:val="24"/>
        </w:rPr>
        <w:commentReference w:id="3"/>
      </w:r>
    </w:p>
    <w:p w14:paraId="3F3B770D">
      <w:pPr>
        <w:spacing w:before="0" w:after="80"/>
        <w:ind w:left="480" w:hanging="360"/>
      </w:pPr>
      <w:r>
        <w:rPr>
          <w:rFonts w:ascii="Times New Roman" w:hAnsi="Times New Roman" w:eastAsia="宋体" w:cs="Times New Roman"/>
          <w:color w:val="000000"/>
          <w:sz w:val="24"/>
          <w:szCs w:val="24"/>
        </w:rPr>
        <w:t xml:space="preserve">3. </w:t>
      </w:r>
      <w:commentRangeStart w:id="4"/>
      <w:r>
        <w:rPr>
          <w:rFonts w:ascii="Times New Roman" w:hAnsi="Times New Roman" w:eastAsia="宋体" w:cs="Times New Roman"/>
          <w:color w:val="000000"/>
          <w:sz w:val="24"/>
          <w:szCs w:val="24"/>
        </w:rPr>
        <w:t>不同算法推荐机制是否会差异化推动网络氛围由庄重悼念向迷因化、戏谑化玩梗方向转变？</w:t>
      </w:r>
      <w:commentRangeEnd w:id="4"/>
      <w:r>
        <w:rPr>
          <w:rFonts w:ascii="Times New Roman" w:hAnsi="Times New Roman" w:eastAsia="宋体" w:cs="Times New Roman"/>
          <w:color w:val="000000"/>
          <w:sz w:val="24"/>
          <w:szCs w:val="24"/>
        </w:rPr>
        <w:commentReference w:id="4"/>
      </w:r>
    </w:p>
    <w:p w14:paraId="3DCC86F8">
      <w:pPr>
        <w:keepNext w:val="0"/>
        <w:keepLines w:val="0"/>
      </w:pPr>
      <w:r>
        <w:rPr>
          <w:rFonts w:ascii="Times New Roman" w:hAnsi="Times New Roman" w:eastAsia="宋体" w:cs="Times New Roman"/>
          <w:color w:val="000000"/>
          <w:sz w:val="24"/>
          <w:szCs w:val="24"/>
        </w:rPr>
        <w:t>本研究试图探讨，在网络迷因娱乐化泛滥、公众人物逝后舆论出现</w:t>
      </w:r>
      <w:ins w:id="11" w:author="Rising Sun" w:date="2026-10-06T23:46:53Z">
        <w:r>
          <w:rPr>
            <w:rFonts w:ascii="Times New Roman" w:hAnsi="Times New Roman" w:eastAsia="宋体" w:cs="Times New Roman"/>
            <w:color w:val="000000"/>
            <w:sz w:val="24"/>
            <w:szCs w:val="24"/>
          </w:rPr>
          <w:t>消费死亡、</w:t>
        </w:r>
      </w:ins>
      <w:r>
        <w:rPr>
          <w:rFonts w:ascii="Times New Roman" w:hAnsi="Times New Roman" w:eastAsia="宋体" w:cs="Times New Roman"/>
          <w:color w:val="000000"/>
          <w:sz w:val="24"/>
          <w:szCs w:val="24"/>
        </w:rPr>
        <w:t>戏谑玩梗的当下，不同算法推荐机制如何赋予各类用户表达不同可见性，在与用户的持续互动中聚合生成新的逝者数字形象，以期为规范数字哀悼秩序、优化网络亚文化引导与平台内容</w:t>
      </w:r>
      <w:ins w:id="12" w:author="Rising Sun" w:date="2026-10-06T23:49:10Z">
        <w:r>
          <w:rPr>
            <w:rFonts w:ascii="Times New Roman" w:hAnsi="Times New Roman" w:eastAsia="宋体" w:cs="Times New Roman"/>
            <w:color w:val="000000"/>
            <w:sz w:val="24"/>
            <w:szCs w:val="24"/>
          </w:rPr>
          <w:t>，为</w:t>
        </w:r>
      </w:ins>
      <w:ins w:id="13" w:author="Rising Sun" w:date="2026-10-06T23:48:22Z">
        <w:r>
          <w:rPr>
            <w:rFonts w:ascii="Times New Roman" w:hAnsi="Times New Roman" w:eastAsia="宋体" w:cs="Times New Roman"/>
            <w:color w:val="000000"/>
            <w:sz w:val="24"/>
            <w:szCs w:val="24"/>
          </w:rPr>
          <w:t>数字</w:t>
        </w:r>
      </w:ins>
      <w:r>
        <w:rPr>
          <w:rFonts w:ascii="Times New Roman" w:hAnsi="Times New Roman" w:eastAsia="宋体" w:cs="Times New Roman"/>
          <w:color w:val="000000"/>
          <w:sz w:val="24"/>
          <w:szCs w:val="24"/>
        </w:rPr>
        <w:t>治理提供理论与实践参考。</w:t>
      </w:r>
    </w:p>
    <w:p w14:paraId="52F5EB3A">
      <w:pPr>
        <w:pStyle w:val="2"/>
        <w:keepNext/>
        <w:keepLines/>
        <w:spacing w:before="240" w:after="100" w:line="400" w:lineRule="exact"/>
        <w:ind w:firstLine="0"/>
      </w:pPr>
      <w:commentRangeStart w:id="5"/>
      <w:r>
        <w:rPr>
          <w:rFonts w:ascii="Times New Roman" w:hAnsi="Times New Roman" w:eastAsia="宋体" w:cs="Times New Roman"/>
          <w:b/>
          <w:bCs/>
          <w:color w:val="000000"/>
          <w:sz w:val="28"/>
          <w:szCs w:val="28"/>
        </w:rPr>
        <w:t>一、文献综述</w:t>
      </w:r>
      <w:commentRangeEnd w:id="5"/>
      <w:r>
        <w:rPr>
          <w:rFonts w:ascii="Times New Roman" w:hAnsi="Times New Roman" w:eastAsia="宋体" w:cs="Times New Roman"/>
          <w:color w:val="000000"/>
          <w:sz w:val="24"/>
          <w:szCs w:val="24"/>
        </w:rPr>
        <w:commentReference w:id="5"/>
      </w:r>
    </w:p>
    <w:p w14:paraId="6A8D5C34">
      <w:pPr>
        <w:keepNext w:val="0"/>
        <w:keepLines w:val="0"/>
      </w:pPr>
      <w:r>
        <w:rPr>
          <w:rFonts w:ascii="Times New Roman" w:hAnsi="Times New Roman" w:eastAsia="宋体" w:cs="Times New Roman"/>
          <w:color w:val="000000"/>
          <w:sz w:val="24"/>
          <w:szCs w:val="24"/>
        </w:rPr>
        <w:t>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并进一步改变逝者的主导形象，仍缺乏动态、机制性的解释。</w:t>
      </w:r>
    </w:p>
    <w:p w14:paraId="7B6564E1">
      <w:pPr>
        <w:pStyle w:val="3"/>
        <w:keepNext/>
        <w:keepLines/>
        <w:spacing w:before="160" w:after="80" w:line="400" w:lineRule="exact"/>
        <w:ind w:firstLine="0"/>
      </w:pPr>
      <w:r>
        <w:rPr>
          <w:rFonts w:ascii="Times New Roman" w:hAnsi="Times New Roman" w:eastAsia="宋体" w:cs="Times New Roman"/>
          <w:b/>
          <w:bCs/>
          <w:color w:val="000000"/>
          <w:sz w:val="24"/>
          <w:szCs w:val="24"/>
        </w:rPr>
        <w:t>（一）数字哀悼与逝后集体记忆：从"被记住多少"到"被记住什么"</w:t>
      </w:r>
    </w:p>
    <w:p w14:paraId="48A377EA">
      <w:pPr>
        <w:keepNext w:val="0"/>
        <w:keepLines w:val="0"/>
      </w:pPr>
      <w:r>
        <w:rPr>
          <w:rFonts w:ascii="Times New Roman" w:hAnsi="Times New Roman" w:eastAsia="宋体" w:cs="Times New Roman"/>
          <w:color w:val="000000"/>
          <w:sz w:val="24"/>
          <w:szCs w:val="24"/>
        </w:rPr>
        <w:t>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w:t>
      </w:r>
    </w:p>
    <w:p w14:paraId="5C1BDACA">
      <w:pPr>
        <w:keepNext w:val="0"/>
        <w:keepLines w:val="0"/>
      </w:pPr>
      <w:r>
        <w:rPr>
          <w:rFonts w:ascii="Times New Roman" w:hAnsi="Times New Roman" w:eastAsia="宋体" w:cs="Times New Roman"/>
          <w:color w:val="000000"/>
          <w:sz w:val="24"/>
          <w:szCs w:val="24"/>
        </w:rPr>
        <w:t>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算法亲近性"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被记住多少"和"衰减多快"，但未进一步区分提及内容。因此，当总体关注度变化不大、逝者的主导形象却已被新的符号取代时，仅凭提及量难以识别表征的方向性变化。</w:t>
      </w:r>
    </w:p>
    <w:p w14:paraId="2995E407">
      <w:pPr>
        <w:pStyle w:val="3"/>
        <w:keepNext/>
        <w:keepLines/>
        <w:spacing w:before="160" w:after="80" w:line="400" w:lineRule="exact"/>
        <w:ind w:firstLine="0"/>
      </w:pPr>
      <w:r>
        <w:rPr>
          <w:rFonts w:ascii="Times New Roman" w:hAnsi="Times New Roman" w:eastAsia="宋体" w:cs="Times New Roman"/>
          <w:b/>
          <w:bCs/>
          <w:color w:val="000000"/>
          <w:sz w:val="24"/>
          <w:szCs w:val="24"/>
        </w:rPr>
        <w:t>（二）迷因参与亚文化跨圈层传播：从"梗如何传播"到"梗如何改写人物形象"</w:t>
      </w:r>
    </w:p>
    <w:p w14:paraId="0DBAB6A4">
      <w:pPr>
        <w:keepNext w:val="0"/>
        <w:keepLines w:val="0"/>
      </w:pPr>
      <w:r>
        <w:rPr>
          <w:rFonts w:ascii="Times New Roman" w:hAnsi="Times New Roman" w:eastAsia="宋体" w:cs="Times New Roman"/>
          <w:color w:val="000000"/>
          <w:sz w:val="24"/>
          <w:szCs w:val="24"/>
        </w:rPr>
        <w:t>迷因研究最初关注文化信息的复制、变异与选择，数字媒介的发展使其研究重点转向用户模仿、再创作和参与式传播。Shifman指出，数字迷因依赖用户的模仿、改编与再传播；Jenkins的参与式文化研究则强调用户能够通过文本再生产介入意义建构。Nissenbaum等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w:t>
      </w:r>
      <w:ins w:id="14" w:author="张地灵" w:date="2026-10-18T01:05:15Z">
        <w:r>
          <w:rPr>
            <w:rFonts w:ascii="Times New Roman" w:hAnsi="Times New Roman" w:eastAsia="宋体" w:cs="Times New Roman"/>
            <w:color w:val="000000"/>
            <w:sz w:val="24"/>
            <w:szCs w:val="24"/>
          </w:rPr>
          <w:t>围绕死</w:t>
        </w:r>
      </w:ins>
      <w:r>
        <w:rPr>
          <w:rFonts w:ascii="Times New Roman" w:hAnsi="Times New Roman" w:eastAsia="宋体" w:cs="Times New Roman"/>
          <w:color w:val="000000"/>
          <w:sz w:val="24"/>
          <w:szCs w:val="24"/>
        </w:rPr>
        <w:t>亡的</w:t>
      </w:r>
      <w:ins w:id="15" w:author="张地灵" w:date="2026-10-18T01:05:18Z">
        <w:r>
          <w:rPr>
            <w:rFonts w:ascii="Times New Roman" w:hAnsi="Times New Roman" w:eastAsia="宋体" w:cs="Times New Roman"/>
            <w:color w:val="000000"/>
            <w:sz w:val="24"/>
            <w:szCs w:val="24"/>
          </w:rPr>
          <w:t>迷因能够承载</w:t>
        </w:r>
      </w:ins>
      <w:r>
        <w:rPr>
          <w:rFonts w:ascii="Times New Roman" w:hAnsi="Times New Roman" w:eastAsia="宋体" w:cs="Times New Roman"/>
          <w:color w:val="000000"/>
          <w:sz w:val="24"/>
          <w:szCs w:val="24"/>
        </w:rPr>
        <w:t>批评</w:t>
      </w:r>
      <w:ins w:id="16" w:author="张地灵" w:date="2026-10-18T01:05:10Z">
        <w:r>
          <w:rPr>
            <w:rFonts w:ascii="Times New Roman" w:hAnsi="Times New Roman" w:eastAsia="宋体" w:cs="Times New Roman"/>
            <w:color w:val="000000"/>
            <w:sz w:val="24"/>
            <w:szCs w:val="24"/>
          </w:rPr>
          <w:t>、抗议与群体联结</w:t>
        </w:r>
      </w:ins>
      <w:r>
        <w:rPr>
          <w:rFonts w:ascii="Times New Roman" w:hAnsi="Times New Roman" w:eastAsia="宋体" w:cs="Times New Roman"/>
          <w:color w:val="000000"/>
          <w:sz w:val="24"/>
          <w:szCs w:val="24"/>
        </w:rPr>
        <w:t>，说明玩梗并非简单地偏离哀悼规范，而可能成为重新解释逝者及其社会意义的方式。</w:t>
      </w:r>
    </w:p>
    <w:p w14:paraId="6B05D032">
      <w:pPr>
        <w:keepNext w:val="0"/>
        <w:keepLines w:val="0"/>
      </w:pPr>
      <w:r>
        <w:rPr>
          <w:rFonts w:ascii="Times New Roman" w:hAnsi="Times New Roman" w:eastAsia="宋体" w:cs="Times New Roman"/>
          <w:color w:val="000000"/>
          <w:sz w:val="24"/>
          <w:szCs w:val="24"/>
        </w:rPr>
        <w:t>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34EED7DB">
      <w:pPr>
        <w:pStyle w:val="3"/>
        <w:keepNext/>
        <w:keepLines/>
        <w:spacing w:before="160" w:after="80" w:line="400" w:lineRule="exact"/>
        <w:ind w:firstLine="0"/>
      </w:pPr>
      <w:r>
        <w:rPr>
          <w:rFonts w:ascii="Times New Roman" w:hAnsi="Times New Roman" w:eastAsia="宋体" w:cs="Times New Roman"/>
          <w:b/>
          <w:bCs/>
          <w:color w:val="000000"/>
          <w:sz w:val="24"/>
          <w:szCs w:val="24"/>
        </w:rPr>
        <w:t>（三）平台算法与用户传播行为：关注"用户—算法"的互动反馈</w:t>
      </w:r>
    </w:p>
    <w:p w14:paraId="6031139E">
      <w:pPr>
        <w:keepNext w:val="0"/>
        <w:keepLines w:val="0"/>
      </w:pPr>
      <w:r>
        <w:rPr>
          <w:rFonts w:ascii="Times New Roman" w:hAnsi="Times New Roman" w:eastAsia="宋体" w:cs="Times New Roman"/>
          <w:color w:val="000000"/>
          <w:sz w:val="24"/>
          <w:szCs w:val="24"/>
        </w:rPr>
        <w:t>近年来，平台研究逐渐从"算法分发"转向"人与算法互动"，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w:t>
      </w:r>
    </w:p>
    <w:p w14:paraId="487FE87D">
      <w:pPr>
        <w:keepNext w:val="0"/>
        <w:keepLines w:val="0"/>
      </w:pPr>
      <w:r>
        <w:rPr>
          <w:rFonts w:ascii="Times New Roman" w:hAnsi="Times New Roman" w:eastAsia="宋体" w:cs="Times New Roman"/>
          <w:color w:val="000000"/>
          <w:sz w:val="24"/>
          <w:szCs w:val="24"/>
        </w:rPr>
        <w:t>现有研究也表明，算法能够放大既有内容，却不能脱离用户行为独立决定传播结果。</w:t>
      </w:r>
      <w:commentRangeStart w:id="6"/>
      <w:r>
        <w:rPr>
          <w:rFonts w:ascii="Times New Roman" w:hAnsi="Times New Roman" w:eastAsia="宋体" w:cs="Times New Roman"/>
          <w:color w:val="000000"/>
          <w:sz w:val="24"/>
          <w:szCs w:val="24"/>
        </w:rPr>
        <w:t>Huszár</w:t>
      </w:r>
      <w:commentRangeEnd w:id="6"/>
      <w:r>
        <w:rPr>
          <w:rFonts w:ascii="Times New Roman" w:hAnsi="Times New Roman" w:eastAsia="宋体" w:cs="Times New Roman"/>
          <w:color w:val="000000"/>
          <w:sz w:val="24"/>
          <w:szCs w:val="24"/>
        </w:rPr>
        <w:commentReference w:id="6"/>
      </w:r>
      <w:r>
        <w:rPr>
          <w:rFonts w:ascii="Times New Roman" w:hAnsi="Times New Roman" w:eastAsia="宋体" w:cs="Times New Roman"/>
          <w:color w:val="000000"/>
          <w:sz w:val="24"/>
          <w:szCs w:val="24"/>
        </w:rPr>
        <w:t>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14:paraId="19C3E0BB">
      <w:pPr>
        <w:keepNext w:val="0"/>
        <w:keepLines w:val="0"/>
      </w:pPr>
      <w:r>
        <w:rPr>
          <w:rFonts w:ascii="Times New Roman" w:hAnsi="Times New Roman" w:eastAsia="宋体" w:cs="Times New Roman"/>
          <w:color w:val="000000"/>
          <w:sz w:val="24"/>
          <w:szCs w:val="24"/>
        </w:rPr>
        <w:t>基于以上研究空白，本研究以公众人物逝后的社会表征转移为研究对象，通过真实数据追踪专业讨论、悼念表达与玩梗内容的时序变化，并引入LLM多智能体仿真构建差异化算法推荐环境，通过反事实</w:t>
      </w:r>
      <w:ins w:id="17" w:author="Rising Sun" w:date="2026-10-07T00:05:16Z">
        <w:r>
          <w:rPr>
            <w:rFonts w:ascii="Times New Roman" w:hAnsi="Times New Roman" w:eastAsia="宋体" w:cs="Times New Roman"/>
            <w:color w:val="000000"/>
            <w:sz w:val="24"/>
            <w:szCs w:val="24"/>
          </w:rPr>
          <w:t>模拟</w:t>
        </w:r>
      </w:ins>
      <w:r>
        <w:rPr>
          <w:rFonts w:ascii="Times New Roman" w:hAnsi="Times New Roman" w:eastAsia="宋体" w:cs="Times New Roman"/>
          <w:color w:val="000000"/>
          <w:sz w:val="24"/>
          <w:szCs w:val="24"/>
        </w:rPr>
        <w:t>进一步识别算法机制对玩梗起爆时点、传播强度及演化轨迹的影响，从而揭示用户参与与算法推荐共同塑造逝后人物形象的作用机制。</w:t>
      </w:r>
    </w:p>
    <w:p w14:paraId="7B1705A5">
      <w:pPr>
        <w:pStyle w:val="2"/>
        <w:keepNext/>
        <w:keepLines/>
        <w:spacing w:before="240" w:after="100" w:line="400" w:lineRule="exact"/>
        <w:ind w:firstLine="0"/>
      </w:pPr>
      <w:r>
        <w:rPr>
          <w:rFonts w:ascii="Times New Roman" w:hAnsi="Times New Roman" w:eastAsia="宋体" w:cs="Times New Roman"/>
          <w:b/>
          <w:bCs/>
          <w:color w:val="000000"/>
          <w:sz w:val="28"/>
          <w:szCs w:val="28"/>
        </w:rPr>
        <w:t>二、研究设计</w:t>
      </w:r>
    </w:p>
    <w:p w14:paraId="68925F96">
      <w:pPr>
        <w:pStyle w:val="3"/>
        <w:keepNext/>
        <w:keepLines/>
        <w:spacing w:before="160" w:after="80" w:line="400" w:lineRule="exact"/>
        <w:ind w:firstLine="0"/>
      </w:pPr>
      <w:r>
        <w:rPr>
          <w:rFonts w:ascii="Times New Roman" w:hAnsi="Times New Roman" w:eastAsia="宋体" w:cs="Times New Roman"/>
          <w:b/>
          <w:bCs/>
          <w:color w:val="000000"/>
          <w:sz w:val="24"/>
          <w:szCs w:val="24"/>
        </w:rPr>
        <w:t>（一）理论框架</w:t>
      </w:r>
    </w:p>
    <w:p w14:paraId="30A60B8E">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pPrChange w:id="18" w:author="Rising Sun" w:date="2026-10-09T10:04:35Z">
          <w:pPr>
            <w:keepNext w:val="0"/>
            <w:keepLines w:val="0"/>
            <w:pageBreakBefore w:val="0"/>
            <w:widowControl/>
            <w:suppressLineNumbers w:val="0"/>
            <w:shd w:val="clear" w:fill="FFFFFF"/>
            <w:tabs>
              <w:tab w:val="left" w:pos="2340"/>
            </w:tabs>
            <w:kinsoku/>
            <w:wordWrap/>
            <w:overflowPunct/>
            <w:topLinePunct w:val="0"/>
            <w:autoSpaceDE/>
            <w:autoSpaceDN/>
            <w:bidi w:val="0"/>
            <w:adjustRightInd/>
            <w:snapToGrid/>
            <w:spacing w:line="400" w:lineRule="exact"/>
            <w:ind w:firstLine="480" w:firstLineChars="200"/>
            <w:jc w:val="left"/>
            <w:textAlignment w:val="auto"/>
          </w:pPr>
        </w:pPrChange>
      </w:pPr>
      <w:r>
        <w:rPr>
          <w:rFonts w:ascii="Times New Roman" w:hAnsi="Times New Roman" w:eastAsia="宋体" w:cs="Times New Roman"/>
          <w:color w:val="000000"/>
          <w:sz w:val="24"/>
          <w:szCs w:val="24"/>
        </w:rPr>
        <w:t>Trilling（2024）</w:t>
      </w:r>
      <w:ins w:id="19" w:author="Rising Sun" w:date="2026-10-09T09:45:48Z">
        <w:r>
          <w:rPr>
            <w:rFonts w:ascii="Times New Roman" w:hAnsi="Times New Roman" w:eastAsia="宋体" w:cs="Times New Roman"/>
            <w:color w:val="000000"/>
            <w:sz w:val="24"/>
            <w:szCs w:val="24"/>
          </w:rPr>
          <w:t>从</w:t>
        </w:r>
      </w:ins>
      <w:del w:id="20" w:author="Rising Sun" w:date="2026-10-09T09:45:46Z">
        <w:r>
          <w:rPr>
            <w:rFonts w:ascii="Times New Roman" w:hAnsi="Times New Roman" w:eastAsia="宋体" w:cs="Times New Roman"/>
            <w:color w:val="000000"/>
            <w:sz w:val="24"/>
            <w:szCs w:val="24"/>
          </w:rPr>
          <w:delText>回溯</w:delText>
        </w:r>
      </w:del>
      <w:r>
        <w:rPr>
          <w:rFonts w:ascii="Times New Roman" w:hAnsi="Times New Roman" w:eastAsia="宋体" w:cs="Times New Roman"/>
          <w:color w:val="000000"/>
          <w:sz w:val="24"/>
          <w:szCs w:val="24"/>
        </w:rPr>
        <w:t>控制论与系统论中的反馈思想</w:t>
      </w:r>
      <w:ins w:id="21" w:author="Rising Sun" w:date="2026-10-09T09:45:52Z">
        <w:r>
          <w:rPr>
            <w:rFonts w:ascii="Times New Roman" w:hAnsi="Times New Roman" w:eastAsia="宋体" w:cs="Times New Roman"/>
            <w:color w:val="000000"/>
            <w:sz w:val="24"/>
            <w:szCs w:val="24"/>
          </w:rPr>
          <w:t>出发</w:t>
        </w:r>
      </w:ins>
      <w:r>
        <w:rPr>
          <w:rFonts w:ascii="Times New Roman" w:hAnsi="Times New Roman" w:eastAsia="宋体" w:cs="Times New Roman"/>
          <w:color w:val="000000"/>
          <w:sz w:val="24"/>
          <w:szCs w:val="24"/>
        </w:rPr>
        <w:t>，</w:t>
      </w:r>
      <w:ins w:id="22" w:author="Rising Sun" w:date="2026-10-09T09:47:20Z">
        <w:r>
          <w:rPr>
            <w:rFonts w:ascii="Times New Roman" w:hAnsi="Times New Roman" w:eastAsia="宋体" w:cs="Times New Roman"/>
            <w:color w:val="000000"/>
            <w:sz w:val="24"/>
            <w:szCs w:val="24"/>
          </w:rPr>
          <w:t>结合</w:t>
        </w:r>
      </w:ins>
      <w:del w:id="23" w:author="Rising Sun" w:date="2026-10-09T09:47:19Z">
        <w:r>
          <w:rPr>
            <w:rFonts w:ascii="Times New Roman" w:hAnsi="Times New Roman" w:eastAsia="宋体" w:cs="Times New Roman"/>
            <w:color w:val="000000"/>
            <w:sz w:val="24"/>
            <w:szCs w:val="24"/>
          </w:rPr>
          <w:delText>整合</w:delText>
        </w:r>
      </w:del>
      <w:r>
        <w:rPr>
          <w:rFonts w:ascii="Times New Roman" w:hAnsi="Times New Roman" w:eastAsia="宋体" w:cs="Times New Roman"/>
          <w:color w:val="000000"/>
          <w:sz w:val="24"/>
          <w:szCs w:val="24"/>
        </w:rPr>
        <w:t>动态—交互传播、受众反馈与人—算法互动</w:t>
      </w:r>
      <w:ins w:id="24" w:author="Rising Sun" w:date="2026-10-09T09:47:31Z">
        <w:r>
          <w:rPr>
            <w:rFonts w:ascii="Times New Roman" w:hAnsi="Times New Roman" w:eastAsia="宋体" w:cs="Times New Roman"/>
            <w:color w:val="000000"/>
            <w:sz w:val="24"/>
            <w:szCs w:val="24"/>
          </w:rPr>
          <w:t>等</w:t>
        </w:r>
      </w:ins>
      <w:r>
        <w:rPr>
          <w:rFonts w:ascii="Times New Roman" w:hAnsi="Times New Roman" w:eastAsia="宋体" w:cs="Times New Roman"/>
          <w:color w:val="000000"/>
          <w:sz w:val="24"/>
          <w:szCs w:val="24"/>
        </w:rPr>
        <w:t>研究，提出</w:t>
      </w:r>
      <w:del w:id="25" w:author="Rising Sun" w:date="2026-10-09T09:47:42Z">
        <w:r>
          <w:rPr>
            <w:rFonts w:ascii="Times New Roman" w:hAnsi="Times New Roman" w:eastAsia="宋体" w:cs="Times New Roman"/>
            <w:color w:val="000000"/>
            <w:sz w:val="24"/>
            <w:szCs w:val="24"/>
          </w:rPr>
          <w:delText>以</w:delText>
        </w:r>
      </w:del>
      <w:r>
        <w:rPr>
          <w:rFonts w:ascii="Times New Roman" w:hAnsi="Times New Roman" w:eastAsia="宋体" w:cs="Times New Roman"/>
          <w:color w:val="000000"/>
          <w:sz w:val="24"/>
          <w:szCs w:val="24"/>
        </w:rPr>
        <w:t>"反馈回路</w:t>
      </w:r>
      <w:commentRangeStart w:id="7"/>
      <w:r>
        <w:rPr>
          <w:rFonts w:ascii="Times New Roman" w:hAnsi="Times New Roman" w:eastAsia="宋体" w:cs="Times New Roman"/>
          <w:color w:val="000000"/>
          <w:sz w:val="24"/>
          <w:szCs w:val="24"/>
        </w:rPr>
        <w:t>视角</w:t>
      </w:r>
      <w:commentRangeEnd w:id="7"/>
      <w:r>
        <w:rPr>
          <w:rFonts w:ascii="Times New Roman" w:hAnsi="Times New Roman" w:eastAsia="宋体" w:cs="Times New Roman"/>
          <w:color w:val="000000"/>
          <w:sz w:val="24"/>
          <w:szCs w:val="24"/>
        </w:rPr>
        <w:commentReference w:id="7"/>
      </w:r>
      <w:r>
        <w:rPr>
          <w:rFonts w:ascii="Times New Roman" w:hAnsi="Times New Roman" w:eastAsia="宋体" w:cs="Times New Roman"/>
          <w:color w:val="000000"/>
          <w:sz w:val="24"/>
          <w:szCs w:val="24"/>
        </w:rPr>
        <w:t>"（feedback-loop perspective）</w:t>
      </w:r>
      <w:ins w:id="26" w:author="Rising Sun" w:date="2026-10-09T09:47:49Z">
        <w:r>
          <w:rPr>
            <w:rFonts w:ascii="Times New Roman" w:hAnsi="Times New Roman" w:eastAsia="宋体" w:cs="Times New Roman"/>
            <w:color w:val="000000"/>
            <w:sz w:val="24"/>
            <w:szCs w:val="24"/>
          </w:rPr>
          <w:t>以</w:t>
        </w:r>
      </w:ins>
      <w:r>
        <w:rPr>
          <w:rFonts w:ascii="Times New Roman" w:hAnsi="Times New Roman" w:eastAsia="宋体" w:cs="Times New Roman"/>
          <w:color w:val="000000"/>
          <w:sz w:val="24"/>
          <w:szCs w:val="24"/>
        </w:rPr>
        <w:t>理解数字传播。该视角认为，传播结果会重新成为后续</w:t>
      </w:r>
      <w:ins w:id="27" w:author="Rising Sun" w:date="2026-10-09T09:50:04Z">
        <w:r>
          <w:rPr>
            <w:rFonts w:ascii="Times New Roman" w:hAnsi="Times New Roman" w:eastAsia="宋体" w:cs="Times New Roman"/>
            <w:color w:val="000000"/>
            <w:sz w:val="24"/>
            <w:szCs w:val="24"/>
          </w:rPr>
          <w:t>再</w:t>
        </w:r>
      </w:ins>
      <w:ins w:id="28" w:author="Rising Sun" w:date="2026-10-09T09:49:46Z">
        <w:r>
          <w:rPr>
            <w:rFonts w:ascii="Times New Roman" w:hAnsi="Times New Roman" w:eastAsia="宋体" w:cs="Times New Roman"/>
            <w:color w:val="000000"/>
            <w:sz w:val="24"/>
            <w:szCs w:val="24"/>
          </w:rPr>
          <w:t>传播</w:t>
        </w:r>
      </w:ins>
      <w:ins w:id="29" w:author="Rising Sun" w:date="2026-10-09T09:50:06Z">
        <w:r>
          <w:rPr>
            <w:rFonts w:ascii="Times New Roman" w:hAnsi="Times New Roman" w:eastAsia="宋体" w:cs="Times New Roman"/>
            <w:color w:val="000000"/>
            <w:sz w:val="24"/>
            <w:szCs w:val="24"/>
          </w:rPr>
          <w:t>的</w:t>
        </w:r>
      </w:ins>
      <w:r>
        <w:rPr>
          <w:rFonts w:ascii="Times New Roman" w:hAnsi="Times New Roman" w:eastAsia="宋体" w:cs="Times New Roman"/>
          <w:color w:val="000000"/>
          <w:sz w:val="24"/>
          <w:szCs w:val="24"/>
        </w:rPr>
        <w:t>条件：平台排序</w:t>
      </w:r>
      <w:ins w:id="30" w:author="Rising Sun" w:date="2026-10-09T09:51:05Z">
        <w:r>
          <w:rPr>
            <w:rFonts w:ascii="Times New Roman" w:hAnsi="Times New Roman" w:eastAsia="宋体" w:cs="Times New Roman"/>
            <w:color w:val="000000"/>
            <w:sz w:val="24"/>
            <w:szCs w:val="24"/>
          </w:rPr>
          <w:t>首先</w:t>
        </w:r>
      </w:ins>
      <w:r>
        <w:rPr>
          <w:rFonts w:ascii="Times New Roman" w:hAnsi="Times New Roman" w:eastAsia="宋体" w:cs="Times New Roman"/>
          <w:color w:val="000000"/>
          <w:sz w:val="24"/>
          <w:szCs w:val="24"/>
        </w:rPr>
        <w:t>影响用户接触的信息，</w:t>
      </w:r>
      <w:ins w:id="31" w:author="Rising Sun" w:date="2026-10-09T09:51:14Z">
        <w:r>
          <w:rPr>
            <w:rFonts w:ascii="Times New Roman" w:hAnsi="Times New Roman" w:eastAsia="宋体" w:cs="Times New Roman"/>
            <w:color w:val="000000"/>
            <w:sz w:val="24"/>
            <w:szCs w:val="24"/>
          </w:rPr>
          <w:t>通过</w:t>
        </w:r>
      </w:ins>
      <w:r>
        <w:rPr>
          <w:rFonts w:ascii="Times New Roman" w:hAnsi="Times New Roman" w:eastAsia="宋体" w:cs="Times New Roman"/>
          <w:color w:val="000000"/>
          <w:sz w:val="24"/>
          <w:szCs w:val="24"/>
        </w:rPr>
        <w:t>用户的互动与表达又</w:t>
      </w:r>
      <w:ins w:id="32" w:author="Rising Sun" w:date="2026-10-09T09:51:24Z">
        <w:r>
          <w:rPr>
            <w:rFonts w:ascii="Times New Roman" w:hAnsi="Times New Roman" w:eastAsia="宋体" w:cs="Times New Roman"/>
            <w:color w:val="000000"/>
            <w:sz w:val="24"/>
            <w:szCs w:val="24"/>
          </w:rPr>
          <w:t>进一步</w:t>
        </w:r>
      </w:ins>
      <w:r>
        <w:rPr>
          <w:rFonts w:ascii="Times New Roman" w:hAnsi="Times New Roman" w:eastAsia="宋体" w:cs="Times New Roman"/>
          <w:color w:val="000000"/>
          <w:sz w:val="24"/>
          <w:szCs w:val="24"/>
        </w:rPr>
        <w:t>产生新的行为信号和内容，进入下一轮传播</w:t>
      </w:r>
      <w:ins w:id="33" w:author="Rising Sun" w:date="2026-10-09T09:51:43Z">
        <w:r>
          <w:rPr>
            <w:rFonts w:ascii="Times New Roman" w:hAnsi="Times New Roman" w:eastAsia="宋体" w:cs="Times New Roman"/>
            <w:color w:val="000000"/>
            <w:sz w:val="24"/>
            <w:szCs w:val="24"/>
          </w:rPr>
          <w:t>，</w:t>
        </w:r>
      </w:ins>
      <w:ins w:id="34" w:author="Rising Sun" w:date="2026-10-09T09:52:14Z">
        <w:r>
          <w:rPr>
            <w:rFonts w:ascii="Times New Roman" w:hAnsi="Times New Roman" w:eastAsia="宋体" w:cs="Times New Roman"/>
            <w:color w:val="000000"/>
            <w:sz w:val="24"/>
            <w:szCs w:val="24"/>
          </w:rPr>
          <w:t>形成</w:t>
        </w:r>
      </w:ins>
      <w:ins w:id="35" w:author="Rising Sun" w:date="2026-10-09T09:52:18Z">
        <w:r>
          <w:rPr>
            <w:rFonts w:ascii="Times New Roman" w:hAnsi="Times New Roman" w:eastAsia="宋体" w:cs="Times New Roman"/>
            <w:color w:val="000000"/>
            <w:sz w:val="24"/>
            <w:szCs w:val="24"/>
          </w:rPr>
          <w:t>传播</w:t>
        </w:r>
      </w:ins>
      <w:ins w:id="36" w:author="Rising Sun" w:date="2026-10-09T09:52:24Z">
        <w:r>
          <w:rPr>
            <w:rFonts w:ascii="Times New Roman" w:hAnsi="Times New Roman" w:eastAsia="宋体" w:cs="Times New Roman"/>
            <w:color w:val="000000"/>
            <w:sz w:val="24"/>
            <w:szCs w:val="24"/>
          </w:rPr>
          <w:t>的</w:t>
        </w:r>
      </w:ins>
      <w:ins w:id="37" w:author="Rising Sun" w:date="2026-10-09T09:52:19Z">
        <w:r>
          <w:rPr>
            <w:rFonts w:ascii="Times New Roman" w:hAnsi="Times New Roman" w:eastAsia="宋体" w:cs="Times New Roman"/>
            <w:color w:val="000000"/>
            <w:sz w:val="24"/>
            <w:szCs w:val="24"/>
          </w:rPr>
          <w:t>循环</w:t>
        </w:r>
      </w:ins>
      <w:ins w:id="38" w:author="Rising Sun" w:date="2026-10-09T09:52:21Z">
        <w:r>
          <w:rPr>
            <w:rFonts w:ascii="Times New Roman" w:hAnsi="Times New Roman" w:eastAsia="宋体" w:cs="Times New Roman"/>
            <w:color w:val="000000"/>
            <w:sz w:val="24"/>
            <w:szCs w:val="24"/>
          </w:rPr>
          <w:t>。</w:t>
        </w:r>
      </w:ins>
      <w:del w:id="39" w:author="Rising Sun" w:date="2026-10-09T09:51:43Z">
        <w:r>
          <w:rPr>
            <w:rFonts w:ascii="Times New Roman" w:hAnsi="Times New Roman" w:eastAsia="宋体" w:cs="Times New Roman"/>
            <w:color w:val="000000"/>
            <w:sz w:val="24"/>
            <w:szCs w:val="24"/>
          </w:rPr>
          <w:delText>；</w:delText>
        </w:r>
      </w:del>
      <w:r>
        <w:rPr>
          <w:rFonts w:ascii="Times New Roman" w:hAnsi="Times New Roman" w:eastAsia="宋体" w:cs="Times New Roman"/>
          <w:color w:val="000000"/>
          <w:sz w:val="24"/>
          <w:szCs w:val="24"/>
        </w:rPr>
        <w:t>循环可能强化、衰减或转向，并呈现非线性演化。</w:t>
      </w:r>
      <w:del w:id="40" w:author="Rising Sun" w:date="2026-10-09T09:53:01Z">
        <w:r>
          <w:rPr>
            <w:rFonts w:ascii="Times New Roman" w:hAnsi="Times New Roman" w:eastAsia="宋体" w:cs="Times New Roman"/>
            <w:color w:val="000000"/>
            <w:sz w:val="24"/>
            <w:szCs w:val="24"/>
          </w:rPr>
          <w:delText>由</w:delText>
        </w:r>
      </w:del>
      <w:del w:id="41" w:author="Rising Sun" w:date="2026-10-09T09:53:00Z">
        <w:r>
          <w:rPr>
            <w:rFonts w:ascii="Times New Roman" w:hAnsi="Times New Roman" w:eastAsia="宋体" w:cs="Times New Roman"/>
            <w:color w:val="000000"/>
            <w:sz w:val="24"/>
            <w:szCs w:val="24"/>
          </w:rPr>
          <w:delText>于该视角没有</w:delText>
        </w:r>
      </w:del>
      <w:del w:id="42" w:author="Rising Sun" w:date="2026-10-09T09:52:59Z">
        <w:r>
          <w:rPr>
            <w:rFonts w:ascii="Times New Roman" w:hAnsi="Times New Roman" w:eastAsia="宋体" w:cs="Times New Roman"/>
            <w:color w:val="000000"/>
            <w:sz w:val="24"/>
            <w:szCs w:val="24"/>
          </w:rPr>
          <w:delText>具体说明每一轮信息暴露如何形成，</w:delText>
        </w:r>
      </w:del>
      <w:r>
        <w:rPr>
          <w:rFonts w:ascii="Times New Roman" w:hAnsi="Times New Roman" w:eastAsia="宋体" w:cs="Times New Roman"/>
          <w:color w:val="000000"/>
          <w:sz w:val="24"/>
          <w:szCs w:val="24"/>
        </w:rPr>
        <w:t>本文进一步引入Thorson、Wells（2016）提出的策展流框架</w:t>
      </w:r>
      <w:ins w:id="43" w:author="Rising Sun" w:date="2026-10-09T09:53:12Z">
        <w:r>
          <w:rPr>
            <w:rFonts w:ascii="Times New Roman" w:hAnsi="Times New Roman" w:eastAsia="宋体" w:cs="Times New Roman"/>
            <w:color w:val="000000"/>
            <w:sz w:val="24"/>
            <w:szCs w:val="24"/>
          </w:rPr>
          <w:t>，</w:t>
        </w:r>
      </w:ins>
      <w:ins w:id="44" w:author="Rising Sun" w:date="2026-10-09T09:53:14Z">
        <w:r>
          <w:rPr>
            <w:rFonts w:ascii="Times New Roman" w:hAnsi="Times New Roman" w:eastAsia="宋体" w:cs="Times New Roman"/>
            <w:color w:val="000000"/>
            <w:sz w:val="24"/>
            <w:szCs w:val="24"/>
          </w:rPr>
          <w:t>以</w:t>
        </w:r>
      </w:ins>
      <w:ins w:id="45" w:author="Rising Sun" w:date="2026-10-09T09:53:06Z">
        <w:r>
          <w:rPr>
            <w:rFonts w:ascii="Times New Roman" w:hAnsi="Times New Roman" w:eastAsia="宋体" w:cs="Times New Roman"/>
            <w:color w:val="000000"/>
            <w:sz w:val="24"/>
            <w:szCs w:val="24"/>
          </w:rPr>
          <w:t>说明每一轮</w:t>
        </w:r>
        <w:commentRangeStart w:id="8"/>
        <w:r>
          <w:rPr>
            <w:rFonts w:ascii="Times New Roman" w:hAnsi="Times New Roman" w:eastAsia="宋体" w:cs="Times New Roman"/>
            <w:color w:val="000000"/>
            <w:sz w:val="24"/>
            <w:szCs w:val="24"/>
          </w:rPr>
          <w:t>信息暴露</w:t>
        </w:r>
        <w:commentRangeEnd w:id="8"/>
      </w:ins>
      <w:r>
        <w:rPr>
          <w:rFonts w:ascii="Times New Roman" w:hAnsi="Times New Roman" w:eastAsia="宋体" w:cs="Times New Roman"/>
          <w:color w:val="000000"/>
          <w:sz w:val="24"/>
          <w:szCs w:val="24"/>
        </w:rPr>
        <w:commentReference w:id="8"/>
      </w:r>
      <w:ins w:id="46" w:author="Rising Sun" w:date="2026-10-09T09:53:06Z">
        <w:r>
          <w:rPr>
            <w:rFonts w:ascii="Times New Roman" w:hAnsi="Times New Roman" w:eastAsia="宋体" w:cs="Times New Roman"/>
            <w:color w:val="000000"/>
            <w:sz w:val="24"/>
            <w:szCs w:val="24"/>
          </w:rPr>
          <w:t>如何形成</w:t>
        </w:r>
      </w:ins>
      <w:r>
        <w:rPr>
          <w:rFonts w:ascii="Times New Roman" w:hAnsi="Times New Roman" w:eastAsia="宋体" w:cs="Times New Roman"/>
          <w:color w:val="000000"/>
          <w:sz w:val="24"/>
          <w:szCs w:val="24"/>
        </w:rPr>
        <w:t>。</w:t>
      </w:r>
      <w:commentRangeStart w:id="9"/>
      <w:r>
        <w:rPr>
          <w:rFonts w:ascii="Times New Roman" w:hAnsi="Times New Roman" w:eastAsia="宋体" w:cs="Times New Roman"/>
          <w:color w:val="000000"/>
          <w:sz w:val="24"/>
          <w:szCs w:val="24"/>
        </w:rPr>
        <w:t>该框架指出，个人接触的信息是媒体机构、社会关系、用户选择与算法过滤共同作用的结果。</w:t>
      </w:r>
      <w:commentRangeEnd w:id="9"/>
      <w:r>
        <w:rPr>
          <w:rFonts w:ascii="Times New Roman" w:hAnsi="Times New Roman" w:eastAsia="宋体" w:cs="Times New Roman"/>
          <w:color w:val="000000"/>
          <w:sz w:val="24"/>
          <w:szCs w:val="24"/>
        </w:rPr>
        <w:commentReference w:id="9"/>
      </w:r>
      <w:ins w:id="47" w:author="Rising Sun" w:date="2026-10-09T10:04:30Z">
        <w:r>
          <w:rPr>
            <w:rFonts w:ascii="Times New Roman" w:hAnsi="Times New Roman" w:eastAsia="宋体" w:cs="Times New Roman"/>
            <w:color w:val="000000"/>
            <w:sz w:val="24"/>
            <w:szCs w:val="24"/>
          </w:rPr>
          <w:t>本文聚焦平台算法与用户两类主体：算法通过分发规则决定哪些内容能被用户看到，用户则通过发帖不断提供新内容，供平台下一轮分发。</w:t>
        </w:r>
      </w:ins>
      <w:del w:id="48" w:author="Rising Sun" w:date="2026-10-09T10:04:29Z">
        <w:r>
          <w:rPr>
            <w:rFonts w:ascii="Times New Roman" w:hAnsi="Times New Roman" w:eastAsia="宋体" w:cs="Times New Roman"/>
            <w:color w:val="000000"/>
            <w:sz w:val="24"/>
            <w:szCs w:val="24"/>
          </w:rPr>
          <w:delText>本文从多种策展主体中聚焦平台算法与用户：前者通过分发规则配置内容可见性，后者通过发帖更新后续可供分发的内容。</w:delText>
        </w:r>
      </w:del>
    </w:p>
    <w:p w14:paraId="38994948">
      <w:pPr>
        <w:keepNext w:val="0"/>
        <w:keepLines w:val="0"/>
      </w:pPr>
      <w:r>
        <w:rPr>
          <w:rFonts w:ascii="Times New Roman" w:hAnsi="Times New Roman" w:eastAsia="宋体" w:cs="Times New Roman"/>
          <w:color w:val="000000"/>
          <w:sz w:val="24"/>
          <w:szCs w:val="24"/>
        </w:rPr>
        <w:t>基于这一框架，本文先以真实数据识别逝者数字形象的时序变化，再通过多智能体仿真，在外部事件、参与群体和表达规则相同的条件下改变策展制度，比较不同循环形成的表征轨迹。以仿真形式呈现反馈过程</w:t>
      </w:r>
      <w:del w:id="49" w:author="Rising Sun" w:date="2026-10-09T10:08:20Z">
        <w:r>
          <w:rPr>
            <w:rFonts w:ascii="Times New Roman" w:hAnsi="Times New Roman" w:eastAsia="宋体" w:cs="Times New Roman"/>
            <w:color w:val="000000"/>
            <w:sz w:val="24"/>
            <w:szCs w:val="24"/>
          </w:rPr>
          <w:delText>，呼应了传播反馈回路研究将理论机制形式化并考察涌现结果的方法主张</w:delText>
        </w:r>
      </w:del>
      <w:r>
        <w:rPr>
          <w:rFonts w:ascii="Times New Roman" w:hAnsi="Times New Roman" w:eastAsia="宋体" w:cs="Times New Roman"/>
          <w:color w:val="000000"/>
          <w:sz w:val="24"/>
          <w:szCs w:val="24"/>
        </w:rPr>
        <w:t>。在模型中，策展制度</w:t>
      </w:r>
      <w:del w:id="50" w:author="Rising Sun" w:date="2026-10-09T10:08:37Z">
        <w:r>
          <w:rPr>
            <w:rFonts w:ascii="Times New Roman" w:hAnsi="Times New Roman" w:eastAsia="宋体" w:cs="Times New Roman"/>
            <w:color w:val="000000"/>
            <w:sz w:val="24"/>
            <w:szCs w:val="24"/>
          </w:rPr>
          <w:delText>参照策展流框架，</w:delText>
        </w:r>
      </w:del>
      <w:r>
        <w:rPr>
          <w:rFonts w:ascii="Times New Roman" w:hAnsi="Times New Roman" w:eastAsia="宋体" w:cs="Times New Roman"/>
          <w:color w:val="000000"/>
          <w:sz w:val="24"/>
          <w:szCs w:val="24"/>
        </w:rPr>
        <w:t>被操作化为内容可见性的组织方式；意见气候响应（D）借鉴意见气候与公开表达研究，</w:t>
      </w:r>
      <w:commentRangeStart w:id="10"/>
      <w:r>
        <w:rPr>
          <w:rFonts w:ascii="Times New Roman" w:hAnsi="Times New Roman" w:eastAsia="宋体" w:cs="Times New Roman"/>
          <w:color w:val="000000"/>
          <w:sz w:val="24"/>
          <w:szCs w:val="24"/>
        </w:rPr>
        <w:t>表示智能体所见内容构成对其表达参与的影响</w:t>
      </w:r>
      <w:commentRangeEnd w:id="10"/>
      <w:r>
        <w:rPr>
          <w:rFonts w:ascii="Times New Roman" w:hAnsi="Times New Roman" w:eastAsia="宋体" w:cs="Times New Roman"/>
          <w:color w:val="000000"/>
          <w:sz w:val="24"/>
          <w:szCs w:val="24"/>
        </w:rPr>
        <w:commentReference w:id="10"/>
      </w:r>
      <w:r>
        <w:rPr>
          <w:rFonts w:ascii="Times New Roman" w:hAnsi="Times New Roman" w:eastAsia="宋体" w:cs="Times New Roman"/>
          <w:color w:val="000000"/>
          <w:sz w:val="24"/>
          <w:szCs w:val="24"/>
        </w:rPr>
        <w:t>（Noelle-Neumann，1974；Matthes等，2018）；</w:t>
      </w:r>
      <w:commentRangeStart w:id="11"/>
      <w:r>
        <w:rPr>
          <w:rFonts w:ascii="Times New Roman" w:hAnsi="Times New Roman" w:eastAsia="宋体" w:cs="Times New Roman"/>
          <w:color w:val="000000"/>
          <w:sz w:val="24"/>
          <w:szCs w:val="24"/>
        </w:rPr>
        <w:t>常态表达基线（B）由事件前真实内容供给数据校准</w:t>
      </w:r>
      <w:commentRangeEnd w:id="11"/>
      <w:r>
        <w:rPr>
          <w:rFonts w:ascii="Times New Roman" w:hAnsi="Times New Roman" w:eastAsia="宋体" w:cs="Times New Roman"/>
          <w:color w:val="000000"/>
          <w:sz w:val="24"/>
          <w:szCs w:val="24"/>
        </w:rPr>
        <w:commentReference w:id="11"/>
      </w:r>
      <w:r>
        <w:rPr>
          <w:rFonts w:ascii="Times New Roman" w:hAnsi="Times New Roman" w:eastAsia="宋体" w:cs="Times New Roman"/>
          <w:color w:val="000000"/>
          <w:sz w:val="24"/>
          <w:szCs w:val="24"/>
        </w:rPr>
        <w:t>；事件注意力权重（R）则借鉴集体注意力与逝后注意力衰减研究，</w:t>
      </w:r>
      <w:commentRangeStart w:id="12"/>
      <w:r>
        <w:rPr>
          <w:rFonts w:ascii="Times New Roman" w:hAnsi="Times New Roman" w:eastAsia="宋体" w:cs="Times New Roman"/>
          <w:color w:val="000000"/>
          <w:sz w:val="24"/>
          <w:szCs w:val="24"/>
        </w:rPr>
        <w:t>表示事件刺激的影响随累计接触而逐渐减弱</w:t>
      </w:r>
      <w:commentRangeEnd w:id="12"/>
      <w:r>
        <w:rPr>
          <w:rFonts w:ascii="Times New Roman" w:hAnsi="Times New Roman" w:eastAsia="宋体" w:cs="Times New Roman"/>
          <w:color w:val="000000"/>
          <w:sz w:val="24"/>
          <w:szCs w:val="24"/>
        </w:rPr>
        <w:commentReference w:id="12"/>
      </w:r>
      <w:r>
        <w:rPr>
          <w:rFonts w:ascii="Times New Roman" w:hAnsi="Times New Roman" w:eastAsia="宋体" w:cs="Times New Roman"/>
          <w:color w:val="000000"/>
          <w:sz w:val="24"/>
          <w:szCs w:val="24"/>
        </w:rPr>
        <w:t>（Wu与Huberman，2007；West等，2021）。需要说明的是，B、D、R的具体命名、取值及其组合公式均为本文</w:t>
      </w:r>
      <w:del w:id="51" w:author="Rising Sun" w:date="2026-10-09T10:17:49Z">
        <w:r>
          <w:rPr>
            <w:rFonts w:ascii="Times New Roman" w:hAnsi="Times New Roman" w:eastAsia="宋体" w:cs="Times New Roman"/>
            <w:color w:val="000000"/>
            <w:sz w:val="24"/>
            <w:szCs w:val="24"/>
          </w:rPr>
          <w:delText>的</w:delText>
        </w:r>
      </w:del>
      <w:r>
        <w:rPr>
          <w:rFonts w:ascii="Times New Roman" w:hAnsi="Times New Roman" w:eastAsia="宋体" w:cs="Times New Roman"/>
          <w:color w:val="000000"/>
          <w:sz w:val="24"/>
          <w:szCs w:val="24"/>
        </w:rPr>
        <w:t>模型操作化</w:t>
      </w:r>
      <w:ins w:id="52" w:author="Rising Sun" w:date="2026-10-09T10:17:52Z">
        <w:r>
          <w:rPr>
            <w:rFonts w:ascii="Times New Roman" w:hAnsi="Times New Roman" w:eastAsia="宋体" w:cs="Times New Roman"/>
            <w:color w:val="000000"/>
            <w:sz w:val="24"/>
            <w:szCs w:val="24"/>
          </w:rPr>
          <w:t>的</w:t>
        </w:r>
      </w:ins>
      <w:ins w:id="53" w:author="Rising Sun" w:date="2026-10-09T10:17:57Z">
        <w:r>
          <w:rPr>
            <w:rFonts w:ascii="Times New Roman" w:hAnsi="Times New Roman" w:eastAsia="宋体" w:cs="Times New Roman"/>
            <w:color w:val="000000"/>
            <w:sz w:val="24"/>
            <w:szCs w:val="24"/>
          </w:rPr>
          <w:t>设定</w:t>
        </w:r>
      </w:ins>
      <w:r>
        <w:rPr>
          <w:rFonts w:ascii="Times New Roman" w:hAnsi="Times New Roman" w:eastAsia="宋体" w:cs="Times New Roman"/>
          <w:color w:val="000000"/>
          <w:sz w:val="24"/>
          <w:szCs w:val="24"/>
        </w:rPr>
        <w:t>，而非既有文献直接提出的一套变量。</w:t>
      </w:r>
      <w:commentRangeStart w:id="13"/>
      <w:r>
        <w:rPr>
          <w:rFonts w:ascii="Times New Roman" w:hAnsi="Times New Roman" w:eastAsia="宋体" w:cs="Times New Roman"/>
          <w:color w:val="000000"/>
          <w:sz w:val="24"/>
          <w:szCs w:val="24"/>
        </w:rPr>
        <w:t>本文将算法策展置于传播反馈回路之中，提出并检验</w:t>
      </w:r>
      <w:commentRangeStart w:id="14"/>
      <w:r>
        <w:rPr>
          <w:rFonts w:ascii="Times New Roman" w:hAnsi="Times New Roman" w:eastAsia="宋体" w:cs="Times New Roman"/>
          <w:color w:val="000000"/>
          <w:sz w:val="24"/>
          <w:szCs w:val="24"/>
        </w:rPr>
        <w:t>"可见性配置—选择性表达—内容回流"</w:t>
      </w:r>
      <w:commentRangeEnd w:id="14"/>
      <w:r>
        <w:rPr>
          <w:rFonts w:ascii="Times New Roman" w:hAnsi="Times New Roman" w:eastAsia="宋体" w:cs="Times New Roman"/>
          <w:color w:val="000000"/>
          <w:sz w:val="24"/>
          <w:szCs w:val="24"/>
        </w:rPr>
        <w:commentReference w:id="14"/>
      </w:r>
      <w:r>
        <w:rPr>
          <w:rFonts w:ascii="Times New Roman" w:hAnsi="Times New Roman" w:eastAsia="宋体" w:cs="Times New Roman"/>
          <w:color w:val="000000"/>
          <w:sz w:val="24"/>
          <w:szCs w:val="24"/>
        </w:rPr>
        <w:t>的表征重组机制，说明平台上的主导逝者形象可以在公众原有倾向未发生普遍改变的情况下，由差异化的表达激活与内容循环逐步生成。由此，研究将数字哀悼从注意力的延续与衰减，推进到逝者公共表征如何被动态重组的问题。</w:t>
      </w:r>
      <w:commentRangeEnd w:id="13"/>
      <w:r>
        <w:rPr>
          <w:rFonts w:ascii="Times New Roman" w:hAnsi="Times New Roman" w:eastAsia="宋体" w:cs="Times New Roman"/>
          <w:color w:val="000000"/>
          <w:sz w:val="24"/>
          <w:szCs w:val="24"/>
        </w:rPr>
        <w:commentReference w:id="13"/>
      </w:r>
    </w:p>
    <w:p w14:paraId="490DA415">
      <w:pPr>
        <w:pStyle w:val="3"/>
        <w:keepNext/>
        <w:keepLines/>
        <w:spacing w:before="160" w:after="80" w:line="400" w:lineRule="exact"/>
        <w:ind w:firstLine="0"/>
      </w:pPr>
      <w:r>
        <w:rPr>
          <w:rFonts w:ascii="Times New Roman" w:hAnsi="Times New Roman" w:eastAsia="宋体" w:cs="Times New Roman"/>
          <w:b/>
          <w:bCs/>
          <w:color w:val="000000"/>
          <w:sz w:val="24"/>
          <w:szCs w:val="24"/>
        </w:rPr>
        <w:t>（二）数据来源与预处理</w:t>
      </w:r>
    </w:p>
    <w:p w14:paraId="12D3C44B">
      <w:pPr>
        <w:keepNext w:val="0"/>
        <w:keepLines w:val="0"/>
      </w:pPr>
      <w:r>
        <w:rPr>
          <w:rFonts w:ascii="Times New Roman" w:hAnsi="Times New Roman" w:eastAsia="宋体" w:cs="Times New Roman"/>
          <w:color w:val="000000"/>
          <w:sz w:val="24"/>
          <w:szCs w:val="24"/>
        </w:rPr>
        <w:t>本研究通过网络爬虫，以“张雪峰”为关键词，从抖音和小红书获取帖文。所收集的语料覆盖2026年1月至5月发布的帖文，共49,930条记录，其中抖音16,602条、小红书33,328条。研究以单条帖文为分析单位，依据发布时间和平台来源，考察表达的时序特征及两个平台之间的差异。</w:t>
      </w:r>
    </w:p>
    <w:p w14:paraId="58C8C6E3">
      <w:pPr>
        <w:keepNext w:val="0"/>
        <w:keepLines w:val="0"/>
      </w:pPr>
      <w:r>
        <w:rPr>
          <w:rFonts w:ascii="Times New Roman" w:hAnsi="Times New Roman" w:eastAsia="宋体" w:cs="Times New Roman"/>
          <w:color w:val="000000"/>
          <w:sz w:val="24"/>
          <w:szCs w:val="24"/>
        </w:rPr>
        <w:t>本研究通过大语言模型辅助内容编码，将帖文划分为教育观点讨论、事件悼念讨论、梗文化讨论、其他讨论、借势营销和爬取噪音。教育观点讨论突出人物的职业身份与教育议题，悼念表达突出纪念与情感联结，玩梗表达则体现对人物相关素材的重复使用与改编。这些区分使研究能够通过内容构成，考察公共表达中张雪峰被如何呈现及其变化。为检验编码一致性，研究将400条抽样帖文的人工标注与对应的模型标签进行比较。一致率为84.0%，Cohen κ为0.799。依据这些标签，研究考察不同表达形式的数量与比例如何随时间变化，并比较其在抖音和小红书上的演化轨迹。</w:t>
      </w:r>
    </w:p>
    <w:p w14:paraId="6DCC8398">
      <w:pPr>
        <w:pStyle w:val="2"/>
        <w:keepNext/>
        <w:keepLines/>
        <w:spacing w:before="240" w:after="100" w:line="400" w:lineRule="exact"/>
        <w:ind w:firstLine="0"/>
      </w:pPr>
      <w:r>
        <w:rPr>
          <w:rFonts w:ascii="Times New Roman" w:hAnsi="Times New Roman" w:eastAsia="宋体" w:cs="Times New Roman"/>
          <w:b/>
          <w:bCs/>
          <w:color w:val="000000"/>
          <w:sz w:val="28"/>
          <w:szCs w:val="28"/>
        </w:rPr>
        <w:t>三、数字形象的时序演化与平台差异</w:t>
      </w:r>
      <w:r>
        <w:commentReference w:id="15"/>
      </w:r>
    </w:p>
    <w:p w14:paraId="5FCAC8C8">
      <w:pPr>
        <w:keepNext w:val="0"/>
        <w:keepLines w:val="0"/>
      </w:pPr>
      <w:r>
        <w:rPr>
          <w:rFonts w:ascii="Times New Roman" w:hAnsi="Times New Roman" w:eastAsia="宋体" w:cs="Times New Roman"/>
          <w:color w:val="000000"/>
          <w:sz w:val="24"/>
          <w:szCs w:val="24"/>
        </w:rPr>
        <w:t>前述理论框架关注不同表达如何在持续传播中共同构成逝者的公共表征。对这一过程的经验考察，首先需要厘清表达内容随时间变化的基本格局及其平台差异。基于抖音和小红书的帖文，以下分析从各类表达的数量与相对比重入手，呈现这一演化过程的现实图景。</w:t>
      </w:r>
    </w:p>
    <w:p w14:paraId="3BBFCF2D">
      <w:pPr>
        <w:pStyle w:val="3"/>
        <w:keepNext/>
        <w:keepLines/>
        <w:spacing w:before="160" w:after="80" w:line="400" w:lineRule="exact"/>
        <w:ind w:firstLine="0"/>
      </w:pPr>
      <w:r>
        <w:rPr>
          <w:rFonts w:ascii="Times New Roman" w:hAnsi="Times New Roman" w:eastAsia="宋体" w:cs="Times New Roman"/>
          <w:b/>
          <w:bCs/>
          <w:color w:val="000000"/>
          <w:sz w:val="24"/>
          <w:szCs w:val="24"/>
        </w:rPr>
        <w:t>（一）悼念集中与玩梗延迟增长</w:t>
      </w:r>
    </w:p>
    <w:p w14:paraId="3935C1CB">
      <w:pPr>
        <w:keepNext w:val="0"/>
        <w:keepLines w:val="0"/>
      </w:pPr>
      <w:r>
        <w:rPr>
          <w:rFonts w:ascii="Times New Roman" w:hAnsi="Times New Roman" w:eastAsia="宋体" w:cs="Times New Roman"/>
          <w:color w:val="000000"/>
          <w:sz w:val="24"/>
          <w:szCs w:val="24"/>
        </w:rPr>
        <w:t>两平台合并样本中的悼念与玩梗表达呈现出不同的时间节奏。悼念在事件发生周达到高峰，随后回落，构成逝后表达的初期集中阶段（图1）。玩梗在这一时期仍处于较低水平，至W19开始回升，W20以后增长加快。这一晚期增长既体现为玩梗帖数量的增加，也体现为其在讨论中相对比重的上升。到W22，玩梗已占合并样本当周内容的63.5%。</w:t>
      </w:r>
    </w:p>
    <w:p w14:paraId="45E59DBF">
      <w:pPr>
        <w:keepNext/>
        <w:spacing w:before="140" w:after="80" w:line="240" w:lineRule="auto"/>
        <w:ind w:firstLine="0"/>
        <w:jc w:val="center"/>
      </w:pPr>
      <w:r>
        <w:drawing>
          <wp:inline distT="0" distB="0" distL="0" distR="0">
            <wp:extent cx="5731510" cy="2801620"/>
            <wp:effectExtent l="0" t="0" r="0" b="0"/>
            <wp:doc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9"/>
                    <a:srcRect/>
                    <a:stretch>
                      <a:fillRect/>
                    </a:stretch>
                  </pic:blipFill>
                  <pic:spPr>
                    <a:xfrm>
                      <a:off x="0" y="0"/>
                      <a:ext cx="5731510" cy="2801712"/>
                    </a:xfrm>
                    <a:prstGeom prst="rect">
                      <a:avLst/>
                    </a:prstGeom>
                  </pic:spPr>
                </pic:pic>
              </a:graphicData>
            </a:graphic>
          </wp:inline>
        </w:drawing>
      </w:r>
    </w:p>
    <w:p w14:paraId="6CB6B057">
      <w:pPr>
        <w:keepNext/>
        <w:spacing w:before="0" w:after="60" w:line="300" w:lineRule="exact"/>
        <w:ind w:firstLine="0"/>
        <w:jc w:val="center"/>
      </w:pPr>
      <w:r>
        <w:rPr>
          <w:rFonts w:ascii="Times New Roman" w:hAnsi="Times New Roman" w:eastAsia="宋体" w:cs="Times New Roman"/>
          <w:b/>
          <w:bCs/>
          <w:color w:val="000000"/>
          <w:sz w:val="21"/>
          <w:szCs w:val="21"/>
        </w:rPr>
        <w:t>图1　抖音与小红书合并样本中悼念与玩梗表达的周度演化</w:t>
      </w:r>
    </w:p>
    <w:p w14:paraId="2803068D">
      <w:pPr>
        <w:pStyle w:val="3"/>
        <w:keepNext/>
        <w:keepLines/>
        <w:spacing w:before="160" w:after="80" w:line="400" w:lineRule="exact"/>
        <w:ind w:firstLine="0"/>
      </w:pPr>
      <w:r>
        <w:rPr>
          <w:rFonts w:ascii="Times New Roman" w:hAnsi="Times New Roman" w:eastAsia="宋体" w:cs="Times New Roman"/>
          <w:b/>
          <w:bCs/>
          <w:color w:val="000000"/>
          <w:sz w:val="24"/>
          <w:szCs w:val="24"/>
        </w:rPr>
        <w:t>（二）表征演化的平台差异</w:t>
      </w:r>
    </w:p>
    <w:p w14:paraId="508303FC">
      <w:pPr>
        <w:keepNext w:val="0"/>
        <w:keepLines w:val="0"/>
      </w:pPr>
      <w:r>
        <w:rPr>
          <w:rFonts w:ascii="Times New Roman" w:hAnsi="Times New Roman" w:eastAsia="宋体" w:cs="Times New Roman"/>
          <w:color w:val="000000"/>
          <w:sz w:val="24"/>
          <w:szCs w:val="24"/>
        </w:rPr>
        <w:t>两个平台均在W13出现悼念表达的集中高峰，但其后的玩梗增长呈现出不同轨迹。抖音的增长出现得更早、幅度也更大，小红书则增长较晚，幅度相对有限（图2）。到W22，两平台的玩梗比例分别为82.4%和19.3%。玩梗因而在抖音晚期样本中占据主导位置，小红书则仍以其他类别合计占多数。合并曲线中的晚期增长包含了不同的平台轨迹，两平台并未形成相同的表达构成。</w:t>
      </w:r>
    </w:p>
    <w:p w14:paraId="72460390">
      <w:pPr>
        <w:keepNext/>
        <w:spacing w:before="140" w:after="80" w:line="240" w:lineRule="auto"/>
        <w:ind w:firstLine="0"/>
        <w:jc w:val="center"/>
      </w:pPr>
      <w:r>
        <w:drawing>
          <wp:inline distT="0" distB="0" distL="0" distR="0">
            <wp:extent cx="5731510" cy="2801620"/>
            <wp:effectExtent l="0" t="0" r="0" b="0"/>
            <wp:doc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0"/>
                    <a:srcRect/>
                    <a:stretch>
                      <a:fillRect/>
                    </a:stretch>
                  </pic:blipFill>
                  <pic:spPr>
                    <a:xfrm>
                      <a:off x="0" y="0"/>
                      <a:ext cx="5731510" cy="2801712"/>
                    </a:xfrm>
                    <a:prstGeom prst="rect">
                      <a:avLst/>
                    </a:prstGeom>
                  </pic:spPr>
                </pic:pic>
              </a:graphicData>
            </a:graphic>
          </wp:inline>
        </w:drawing>
      </w:r>
    </w:p>
    <w:p w14:paraId="2E47DE81">
      <w:pPr>
        <w:keepNext/>
        <w:spacing w:before="0" w:after="60" w:line="300" w:lineRule="exact"/>
        <w:ind w:firstLine="0"/>
        <w:jc w:val="center"/>
      </w:pPr>
      <w:r>
        <w:rPr>
          <w:rFonts w:ascii="Times New Roman" w:hAnsi="Times New Roman" w:eastAsia="宋体" w:cs="Times New Roman"/>
          <w:b/>
          <w:bCs/>
          <w:color w:val="000000"/>
          <w:sz w:val="21"/>
          <w:szCs w:val="21"/>
        </w:rPr>
        <w:t>图2　抖音与小红书内容构成的周度演化比较</w:t>
      </w:r>
    </w:p>
    <w:p w14:paraId="00B76FE6">
      <w:pPr>
        <w:keepNext w:val="0"/>
        <w:keepLines w:val="0"/>
      </w:pPr>
      <w:r>
        <w:rPr>
          <w:rFonts w:ascii="Times New Roman" w:hAnsi="Times New Roman" w:eastAsia="宋体" w:cs="Times New Roman"/>
          <w:color w:val="000000"/>
          <w:sz w:val="24"/>
          <w:szCs w:val="24"/>
        </w:rPr>
        <w:t>逝者数字表征的演化呈现出事件期悼念集中、玩梗随后增长的时序特征。两个平台均表现出这一总体顺序，但抖音晚期样本中的玩梗已占据主导位置，小红书的玩梗则仍占较小比例。</w:t>
      </w:r>
      <w:del w:id="54" w:author="张地灵" w:date="2026-10-18T01:23:29Z">
        <w:r>
          <w:rPr>
            <w:rFonts w:ascii="Times New Roman" w:hAnsi="Times New Roman" w:eastAsia="宋体" w:cs="Times New Roman"/>
            <w:color w:val="000000"/>
            <w:sz w:val="24"/>
            <w:szCs w:val="24"/>
          </w:rPr>
          <w:delText>这种共同顺序与平台分化，为进一步考察内容可见性、用户表达和内容回流之间的关系提供了经验起点。</w:delText>
        </w:r>
      </w:del>
      <w:del w:id="55" w:author="张地灵" w:date="2026-10-18T01:21:32Z">
        <w:r>
          <w:rPr>
            <w:rFonts w:hint="default" w:ascii="Times New Roman" w:hAnsi="Times New Roman" w:eastAsia="宋体" w:cs="Times New Roman"/>
            <w:color w:val="000000"/>
            <w:sz w:val="24"/>
            <w:szCs w:val="24"/>
            <w:lang w:val="en-US"/>
          </w:rPr>
          <w:delText>第四章由此</w:delText>
        </w:r>
      </w:del>
      <w:ins w:id="56" w:author="张地灵" w:date="2026-10-18T01:22:50Z">
        <w:r>
          <w:rPr>
            <w:rFonts w:hint="eastAsia" w:cs="Times New Roman"/>
            <w:color w:val="000000"/>
            <w:sz w:val="24"/>
            <w:szCs w:val="24"/>
            <w:lang w:val="en-US" w:eastAsia="zh-CN"/>
          </w:rPr>
          <w:t>然而，</w:t>
        </w:r>
      </w:ins>
      <w:del w:id="57" w:author="张地灵" w:date="2026-10-18T01:21:33Z">
        <w:r>
          <w:rPr>
            <w:rFonts w:ascii="Times New Roman" w:hAnsi="Times New Roman" w:eastAsia="宋体" w:cs="Times New Roman"/>
            <w:color w:val="000000"/>
            <w:sz w:val="24"/>
            <w:szCs w:val="24"/>
          </w:rPr>
          <w:delText>将</w:delText>
        </w:r>
      </w:del>
      <w:r>
        <w:rPr>
          <w:rFonts w:ascii="Times New Roman" w:hAnsi="Times New Roman" w:eastAsia="宋体" w:cs="Times New Roman"/>
          <w:color w:val="000000"/>
          <w:sz w:val="24"/>
          <w:szCs w:val="24"/>
        </w:rPr>
        <w:t>内容可见性的组织方式</w:t>
      </w:r>
      <w:ins w:id="58" w:author="张地灵" w:date="2026-10-18T01:24:23Z">
        <w:r>
          <w:rPr>
            <w:rFonts w:hint="eastAsia" w:cs="Times New Roman"/>
            <w:color w:val="000000"/>
            <w:sz w:val="24"/>
            <w:szCs w:val="24"/>
            <w:lang w:val="en-US" w:eastAsia="zh-CN"/>
          </w:rPr>
          <w:t>在</w:t>
        </w:r>
      </w:ins>
      <w:ins w:id="59" w:author="张地灵" w:date="2026-10-18T01:24:19Z">
        <w:r>
          <w:rPr>
            <w:rFonts w:hint="eastAsia"/>
          </w:rPr>
          <w:t>常规</w:t>
        </w:r>
      </w:ins>
      <w:ins w:id="60" w:author="张地灵" w:date="2026-10-18T01:24:26Z">
        <w:r>
          <w:rPr>
            <w:rFonts w:hint="eastAsia"/>
            <w:lang w:val="en-US" w:eastAsia="zh-CN"/>
          </w:rPr>
          <w:t>的</w:t>
        </w:r>
      </w:ins>
      <w:ins w:id="61" w:author="张地灵" w:date="2026-10-18T01:24:19Z">
        <w:r>
          <w:rPr>
            <w:rFonts w:hint="eastAsia"/>
          </w:rPr>
          <w:t>传播学研究方案</w:t>
        </w:r>
      </w:ins>
      <w:ins w:id="62" w:author="张地灵" w:date="2026-10-18T01:21:43Z">
        <w:r>
          <w:rPr>
            <w:rFonts w:hint="eastAsia" w:cs="Times New Roman"/>
            <w:color w:val="000000"/>
            <w:sz w:val="24"/>
            <w:szCs w:val="24"/>
            <w:lang w:val="en-US" w:eastAsia="zh-CN"/>
          </w:rPr>
          <w:t>难以</w:t>
        </w:r>
      </w:ins>
      <w:r>
        <w:rPr>
          <w:rFonts w:ascii="Times New Roman" w:hAnsi="Times New Roman" w:eastAsia="宋体" w:cs="Times New Roman"/>
          <w:color w:val="000000"/>
          <w:sz w:val="24"/>
          <w:szCs w:val="24"/>
        </w:rPr>
        <w:t>抽象为不同策展制度，</w:t>
      </w:r>
      <w:ins w:id="63" w:author="张地灵" w:date="2026-10-18T01:24:37Z">
        <w:r>
          <w:rPr>
            <w:rFonts w:hint="eastAsia" w:cs="Times New Roman"/>
            <w:color w:val="000000"/>
            <w:sz w:val="24"/>
            <w:szCs w:val="24"/>
            <w:lang w:val="en-US" w:eastAsia="zh-CN"/>
          </w:rPr>
          <w:t>也</w:t>
        </w:r>
      </w:ins>
      <w:ins w:id="64" w:author="张地灵" w:date="2026-10-18T01:24:40Z">
        <w:r>
          <w:rPr>
            <w:rFonts w:hint="eastAsia" w:cs="Times New Roman"/>
            <w:color w:val="000000"/>
            <w:sz w:val="24"/>
            <w:szCs w:val="24"/>
            <w:lang w:val="en-US" w:eastAsia="zh-CN"/>
          </w:rPr>
          <w:t>难以在</w:t>
        </w:r>
      </w:ins>
      <w:r>
        <w:rPr>
          <w:rFonts w:ascii="Times New Roman" w:hAnsi="Times New Roman" w:eastAsia="宋体" w:cs="Times New Roman"/>
          <w:color w:val="000000"/>
          <w:sz w:val="24"/>
          <w:szCs w:val="24"/>
        </w:rPr>
        <w:t>外部输入、参与群体和表达规则保持一致的条件下，比较不同</w:t>
      </w:r>
      <w:ins w:id="65" w:author="张地灵" w:date="2026-10-18T01:20:13Z">
        <w:r>
          <w:rPr>
            <w:rFonts w:hint="eastAsia" w:cs="Times New Roman"/>
            <w:color w:val="000000"/>
            <w:sz w:val="24"/>
            <w:szCs w:val="24"/>
            <w:lang w:val="en-US" w:eastAsia="zh-CN"/>
          </w:rPr>
          <w:t>策展制度</w:t>
        </w:r>
      </w:ins>
      <w:r>
        <w:rPr>
          <w:rFonts w:ascii="Times New Roman" w:hAnsi="Times New Roman" w:eastAsia="宋体" w:cs="Times New Roman"/>
          <w:color w:val="000000"/>
          <w:sz w:val="24"/>
          <w:szCs w:val="24"/>
        </w:rPr>
        <w:t>如何在持续传播</w:t>
      </w:r>
      <w:ins w:id="66" w:author="张地灵" w:date="2026-10-18T01:24:51Z">
        <w:r>
          <w:rPr>
            <w:rFonts w:hint="eastAsia" w:cs="Times New Roman"/>
            <w:color w:val="000000"/>
            <w:sz w:val="24"/>
            <w:szCs w:val="24"/>
            <w:lang w:val="en-US" w:eastAsia="zh-CN"/>
          </w:rPr>
          <w:t>过程中</w:t>
        </w:r>
      </w:ins>
      <w:r>
        <w:rPr>
          <w:rFonts w:ascii="Times New Roman" w:hAnsi="Times New Roman" w:eastAsia="宋体" w:cs="Times New Roman"/>
          <w:color w:val="000000"/>
          <w:sz w:val="24"/>
          <w:szCs w:val="24"/>
        </w:rPr>
        <w:t>中形成分化的表征轨迹。</w:t>
      </w:r>
    </w:p>
    <w:p w14:paraId="14C98F65">
      <w:pPr>
        <w:pStyle w:val="2"/>
        <w:keepNext/>
        <w:keepLines/>
        <w:spacing w:before="240" w:after="100" w:line="400" w:lineRule="exact"/>
        <w:ind w:firstLine="0"/>
      </w:pPr>
      <w:r>
        <w:rPr>
          <w:rFonts w:ascii="Times New Roman" w:hAnsi="Times New Roman" w:eastAsia="宋体" w:cs="Times New Roman"/>
          <w:b/>
          <w:bCs/>
          <w:color w:val="000000"/>
          <w:sz w:val="28"/>
          <w:szCs w:val="28"/>
        </w:rPr>
        <w:t>四、传播反馈机制与策展制度比较</w:t>
      </w:r>
      <w:r>
        <w:commentReference w:id="16"/>
      </w:r>
      <w:bookmarkStart w:id="0" w:name="_GoBack"/>
      <w:bookmarkEnd w:id="0"/>
    </w:p>
    <w:p w14:paraId="5E846FC5">
      <w:pPr>
        <w:keepNext w:val="0"/>
        <w:keepLines w:val="0"/>
      </w:pPr>
      <w:r>
        <w:rPr>
          <w:rFonts w:ascii="Times New Roman" w:hAnsi="Times New Roman" w:eastAsia="宋体" w:cs="Times New Roman"/>
          <w:color w:val="000000"/>
          <w:sz w:val="24"/>
          <w:szCs w:val="24"/>
        </w:rPr>
        <w:t>逝者被如何呈现，既涉及某一时点的内容构成，也涉及表达如何在后续传播中延续和变化。在</w:t>
      </w:r>
      <w:ins w:id="67" w:author="张地灵" w:date="2026-10-18T01:20:43Z">
        <w:r>
          <w:rPr>
            <w:rFonts w:hint="eastAsia" w:cs="Times New Roman"/>
            <w:color w:val="000000"/>
            <w:sz w:val="24"/>
            <w:szCs w:val="24"/>
            <w:lang w:val="en-US" w:eastAsia="zh-CN"/>
          </w:rPr>
          <w:t>前文</w:t>
        </w:r>
      </w:ins>
      <w:r>
        <w:rPr>
          <w:rFonts w:ascii="Times New Roman" w:hAnsi="Times New Roman" w:eastAsia="宋体" w:cs="Times New Roman"/>
          <w:color w:val="000000"/>
          <w:sz w:val="24"/>
          <w:szCs w:val="24"/>
        </w:rPr>
        <w:t>识别的时序特征基础上，</w:t>
      </w:r>
      <w:ins w:id="68" w:author="张地灵" w:date="2026-10-18T01:21:05Z">
        <w:r>
          <w:rPr>
            <w:rFonts w:hint="eastAsia" w:cs="Times New Roman"/>
            <w:color w:val="000000"/>
            <w:sz w:val="24"/>
            <w:szCs w:val="24"/>
            <w:lang w:val="en-US" w:eastAsia="zh-CN"/>
          </w:rPr>
          <w:t>本文</w:t>
        </w:r>
      </w:ins>
      <w:ins w:id="69" w:author="张地灵" w:date="2026-10-18T01:21:07Z">
        <w:r>
          <w:rPr>
            <w:rFonts w:hint="eastAsia" w:cs="Times New Roman"/>
            <w:color w:val="000000"/>
            <w:sz w:val="24"/>
            <w:szCs w:val="24"/>
            <w:lang w:val="en-US" w:eastAsia="zh-CN"/>
          </w:rPr>
          <w:t>将</w:t>
        </w:r>
      </w:ins>
      <w:ins w:id="70" w:author="张地灵" w:date="2026-10-18T01:21:08Z">
        <w:r>
          <w:rPr>
            <w:rFonts w:hint="eastAsia" w:cs="Times New Roman"/>
            <w:color w:val="000000"/>
            <w:sz w:val="24"/>
            <w:szCs w:val="24"/>
            <w:lang w:val="en-US" w:eastAsia="zh-CN"/>
          </w:rPr>
          <w:t>通过</w:t>
        </w:r>
      </w:ins>
      <w:ins w:id="71" w:author="张地灵" w:date="2026-10-18T01:21:10Z">
        <w:r>
          <w:rPr>
            <w:rFonts w:hint="eastAsia" w:cs="Times New Roman"/>
            <w:color w:val="000000"/>
            <w:sz w:val="24"/>
            <w:szCs w:val="24"/>
            <w:lang w:val="en-US" w:eastAsia="zh-CN"/>
          </w:rPr>
          <w:t>建模</w:t>
        </w:r>
      </w:ins>
      <w:r>
        <w:rPr>
          <w:rFonts w:ascii="Times New Roman" w:hAnsi="Times New Roman" w:eastAsia="宋体" w:cs="Times New Roman"/>
          <w:color w:val="000000"/>
          <w:sz w:val="24"/>
          <w:szCs w:val="24"/>
        </w:rPr>
        <w:t>仿真将个人接触、表达参与和内容回流连接起来，考察共同外部信息在不同策展制度下展开的传播过程。</w:t>
      </w:r>
    </w:p>
    <w:p w14:paraId="2478DCD8">
      <w:pPr>
        <w:pStyle w:val="3"/>
        <w:keepNext/>
        <w:keepLines/>
        <w:spacing w:before="160" w:after="80" w:line="400" w:lineRule="exact"/>
        <w:ind w:firstLine="0"/>
      </w:pPr>
      <w:r>
        <w:rPr>
          <w:rFonts w:ascii="Times New Roman" w:hAnsi="Times New Roman" w:eastAsia="宋体" w:cs="Times New Roman"/>
          <w:b/>
          <w:bCs/>
          <w:color w:val="000000"/>
          <w:sz w:val="24"/>
          <w:szCs w:val="24"/>
        </w:rPr>
        <w:t>（一）模型与实验设计</w:t>
      </w:r>
    </w:p>
    <w:p w14:paraId="60877721">
      <w:pPr>
        <w:keepNext w:val="0"/>
        <w:keepLines w:val="0"/>
        <w:rPr>
          <w:ins w:id="72" w:author="张地灵" w:date="2026-10-18T01:47:21Z"/>
          <w:rFonts w:hint="eastAsia" w:ascii="Times New Roman" w:hAnsi="Times New Roman" w:eastAsia="宋体" w:cs="Times New Roman"/>
          <w:color w:val="000000"/>
          <w:sz w:val="24"/>
          <w:szCs w:val="24"/>
        </w:rPr>
      </w:pPr>
      <w:r>
        <w:rPr>
          <w:rFonts w:ascii="Times New Roman" w:hAnsi="Times New Roman" w:eastAsia="宋体" w:cs="Times New Roman"/>
          <w:color w:val="000000"/>
          <w:sz w:val="24"/>
          <w:szCs w:val="24"/>
        </w:rPr>
        <w:t>为</w:t>
      </w:r>
      <w:del w:id="73" w:author="张地灵" w:date="2026-10-18T01:42:06Z">
        <w:r>
          <w:rPr>
            <w:rFonts w:hint="default" w:ascii="Times New Roman" w:hAnsi="Times New Roman" w:eastAsia="宋体" w:cs="Times New Roman"/>
            <w:color w:val="000000"/>
            <w:sz w:val="24"/>
            <w:szCs w:val="24"/>
            <w:lang w:val="en-US"/>
          </w:rPr>
          <w:delText>表现内容分析中不同表达活动之间的传播竞争</w:delText>
        </w:r>
      </w:del>
      <w:ins w:id="74" w:author="张地灵" w:date="2026-10-18T01:42:07Z">
        <w:r>
          <w:rPr>
            <w:rFonts w:hint="eastAsia" w:cs="Times New Roman"/>
            <w:color w:val="000000"/>
            <w:sz w:val="24"/>
            <w:szCs w:val="24"/>
            <w:lang w:val="en-US" w:eastAsia="zh-CN"/>
          </w:rPr>
          <w:t>考察</w:t>
        </w:r>
      </w:ins>
      <w:ins w:id="75" w:author="张地灵" w:date="2026-10-18T01:42:09Z">
        <w:r>
          <w:rPr>
            <w:rFonts w:hint="eastAsia" w:cs="Times New Roman"/>
            <w:color w:val="000000"/>
            <w:sz w:val="24"/>
            <w:szCs w:val="24"/>
            <w:lang w:val="en-US" w:eastAsia="zh-CN"/>
          </w:rPr>
          <w:t>不同</w:t>
        </w:r>
      </w:ins>
      <w:ins w:id="76" w:author="张地灵" w:date="2026-10-18T01:42:13Z">
        <w:r>
          <w:rPr>
            <w:rFonts w:hint="eastAsia" w:cs="Times New Roman"/>
            <w:color w:val="000000"/>
            <w:sz w:val="24"/>
            <w:szCs w:val="24"/>
            <w:lang w:val="en-US" w:eastAsia="zh-CN"/>
          </w:rPr>
          <w:t>表达群体</w:t>
        </w:r>
      </w:ins>
      <w:ins w:id="77" w:author="张地灵" w:date="2026-10-18T01:42:14Z">
        <w:r>
          <w:rPr>
            <w:rFonts w:hint="eastAsia" w:cs="Times New Roman"/>
            <w:color w:val="000000"/>
            <w:sz w:val="24"/>
            <w:szCs w:val="24"/>
            <w:lang w:val="en-US" w:eastAsia="zh-CN"/>
          </w:rPr>
          <w:t>在</w:t>
        </w:r>
      </w:ins>
      <w:ins w:id="78" w:author="张地灵" w:date="2026-10-18T01:42:17Z">
        <w:r>
          <w:rPr>
            <w:rFonts w:hint="eastAsia" w:cs="Times New Roman"/>
            <w:color w:val="000000"/>
            <w:sz w:val="24"/>
            <w:szCs w:val="24"/>
            <w:lang w:val="en-US" w:eastAsia="zh-CN"/>
          </w:rPr>
          <w:t>传播过程</w:t>
        </w:r>
      </w:ins>
      <w:ins w:id="79" w:author="张地灵" w:date="2026-10-18T01:42:20Z">
        <w:r>
          <w:rPr>
            <w:rFonts w:hint="eastAsia" w:cs="Times New Roman"/>
            <w:color w:val="000000"/>
            <w:sz w:val="24"/>
            <w:szCs w:val="24"/>
            <w:lang w:val="en-US" w:eastAsia="zh-CN"/>
          </w:rPr>
          <w:t>中的</w:t>
        </w:r>
      </w:ins>
      <w:ins w:id="80" w:author="张地灵" w:date="2026-10-18T01:42:22Z">
        <w:r>
          <w:rPr>
            <w:rFonts w:hint="eastAsia" w:cs="Times New Roman"/>
            <w:color w:val="000000"/>
            <w:sz w:val="24"/>
            <w:szCs w:val="24"/>
            <w:lang w:val="en-US" w:eastAsia="zh-CN"/>
          </w:rPr>
          <w:t>参与</w:t>
        </w:r>
      </w:ins>
      <w:ins w:id="81" w:author="张地灵" w:date="2026-10-18T01:42:23Z">
        <w:r>
          <w:rPr>
            <w:rFonts w:hint="eastAsia" w:cs="Times New Roman"/>
            <w:color w:val="000000"/>
            <w:sz w:val="24"/>
            <w:szCs w:val="24"/>
            <w:lang w:val="en-US" w:eastAsia="zh-CN"/>
          </w:rPr>
          <w:t>变化</w:t>
        </w:r>
      </w:ins>
      <w:r>
        <w:rPr>
          <w:rFonts w:ascii="Times New Roman" w:hAnsi="Times New Roman" w:eastAsia="宋体" w:cs="Times New Roman"/>
          <w:color w:val="000000"/>
          <w:sz w:val="24"/>
          <w:szCs w:val="24"/>
        </w:rPr>
        <w:t>，模型设置100名智能体，</w:t>
      </w:r>
      <w:ins w:id="82" w:author="张地灵" w:date="2026-10-18T01:43:17Z">
        <w:r>
          <w:rPr>
            <w:rFonts w:hint="eastAsia" w:ascii="Times New Roman" w:hAnsi="Times New Roman" w:eastAsia="宋体" w:cs="Times New Roman"/>
            <w:color w:val="000000"/>
            <w:sz w:val="24"/>
            <w:szCs w:val="24"/>
          </w:rPr>
          <w:t>群体构成参照内容分析中的作者类型分布确定。具体而言，以W12—W22期间所采集帖文仅涉及一种内容类别的作者为统计对象，计算五类作者各自占五类作者总数的比例，再按100人的模拟规模折算，得到</w:t>
        </w:r>
      </w:ins>
      <w:del w:id="83" w:author="张地灵" w:date="2026-10-18T01:43:17Z">
        <w:r>
          <w:rPr>
            <w:rFonts w:ascii="Times New Roman" w:hAnsi="Times New Roman" w:eastAsia="宋体" w:cs="Times New Roman"/>
            <w:color w:val="000000"/>
            <w:sz w:val="24"/>
            <w:szCs w:val="24"/>
          </w:rPr>
          <w:delText>分属五种固定作者类型，包括</w:delText>
        </w:r>
      </w:del>
      <w:r>
        <w:rPr>
          <w:rFonts w:ascii="Times New Roman" w:hAnsi="Times New Roman" w:eastAsia="宋体" w:cs="Times New Roman"/>
          <w:color w:val="000000"/>
          <w:sz w:val="24"/>
          <w:szCs w:val="24"/>
        </w:rPr>
        <w:t>营销型23人、悼念型22人、其他讨论型21人、玩梗型19人和教育型15人。</w:t>
      </w:r>
      <w:ins w:id="84" w:author="张地灵" w:date="2026-10-18T01:44:38Z">
        <w:r>
          <w:rPr>
            <w:rFonts w:hint="eastAsia" w:cs="Times New Roman"/>
            <w:color w:val="000000"/>
            <w:sz w:val="24"/>
            <w:szCs w:val="24"/>
            <w:lang w:val="en-US" w:eastAsia="zh-CN"/>
          </w:rPr>
          <w:t>本文</w:t>
        </w:r>
      </w:ins>
      <w:ins w:id="85" w:author="张地灵" w:date="2026-10-18T01:44:34Z">
        <w:r>
          <w:rPr>
            <w:rFonts w:hint="eastAsia"/>
          </w:rPr>
          <w:t>采用作者人数作为构成依据，</w:t>
        </w:r>
      </w:ins>
      <w:ins w:id="86" w:author="张地灵" w:date="2026-10-18T01:44:43Z">
        <w:r>
          <w:rPr>
            <w:rFonts w:hint="eastAsia"/>
            <w:lang w:val="en-US" w:eastAsia="zh-CN"/>
          </w:rPr>
          <w:t>以此</w:t>
        </w:r>
      </w:ins>
      <w:ins w:id="87" w:author="张地灵" w:date="2026-10-18T01:44:34Z">
        <w:r>
          <w:rPr>
            <w:rFonts w:hint="eastAsia"/>
          </w:rPr>
          <w:t>避免高频发帖者因产出较多而在模拟人口中获得过高权重。</w:t>
        </w:r>
      </w:ins>
      <w:ins w:id="88" w:author="张地灵" w:date="2026-10-18T01:45:43Z">
        <w:r>
          <w:rPr>
            <w:rFonts w:hint="eastAsia" w:ascii="Times New Roman" w:hAnsi="Times New Roman" w:eastAsia="宋体" w:cs="Times New Roman"/>
            <w:color w:val="000000"/>
            <w:sz w:val="24"/>
            <w:szCs w:val="24"/>
          </w:rPr>
          <w:t>模拟期间保持各类型人数及个体类型不变，以考察在群体构成给定的条件下，可见内容与表达参与的变化如何推动整体表征演化。</w:t>
        </w:r>
      </w:ins>
    </w:p>
    <w:p w14:paraId="5809B702">
      <w:pPr>
        <w:keepNext w:val="0"/>
        <w:keepLines w:val="0"/>
        <w:rPr>
          <w:del w:id="89" w:author="张地灵" w:date="2026-10-18T01:45:43Z"/>
          <w:rFonts w:ascii="Times New Roman" w:hAnsi="Times New Roman" w:eastAsia="宋体" w:cs="Times New Roman"/>
          <w:color w:val="000000"/>
          <w:sz w:val="24"/>
          <w:szCs w:val="24"/>
        </w:rPr>
      </w:pPr>
      <w:del w:id="90" w:author="张地灵" w:date="2026-10-18T01:45:43Z">
        <w:r>
          <w:rPr>
            <w:rFonts w:ascii="Times New Roman" w:hAnsi="Times New Roman" w:eastAsia="宋体" w:cs="Times New Roman"/>
            <w:color w:val="000000"/>
            <w:sz w:val="24"/>
            <w:szCs w:val="24"/>
          </w:rPr>
          <w:delText>仿真覆盖W12—W22，每名智能体每周获得一次表达机会。每次重复使用整个窗口内250条外部帖文。这些冻结输入包含抖音、小红书和微博的材料。外部帖子依据时间戳取得展示资格，每名智能体在预定行动时点获得最多10条可用帖文的信息流。</w:delText>
        </w:r>
      </w:del>
    </w:p>
    <w:p w14:paraId="2FA28242">
      <w:pPr>
        <w:keepNext w:val="0"/>
        <w:keepLines w:val="0"/>
        <w:rPr>
          <w:ins w:id="91" w:author="张地灵" w:date="2026-10-18T01:45:45Z"/>
          <w:rFonts w:ascii="Times New Roman" w:hAnsi="Times New Roman" w:eastAsia="宋体" w:cs="Times New Roman"/>
          <w:color w:val="000000"/>
          <w:sz w:val="24"/>
          <w:szCs w:val="24"/>
        </w:rPr>
      </w:pPr>
      <w:ins w:id="92" w:author="张地灵" w:date="2026-10-18T01:47:25Z">
        <w:r>
          <w:rPr>
            <w:rFonts w:hint="eastAsia"/>
          </w:rPr>
          <w:t>仿真覆盖W12—W22共11周，每名智能体每周获得一次表达机会，并在预定的行动时点接收信息流。同一次重复中的三种策展制度共用相同的外部输入。外部材料来自抖音、小红书</w:t>
        </w:r>
      </w:ins>
      <w:ins w:id="93" w:author="张地灵" w:date="2026-10-18T01:48:01Z">
        <w:r>
          <w:rPr>
            <w:rFonts w:hint="eastAsia"/>
            <w:lang w:val="en-US" w:eastAsia="zh-CN"/>
          </w:rPr>
          <w:t>的</w:t>
        </w:r>
      </w:ins>
      <w:ins w:id="94" w:author="张地灵" w:date="2026-10-18T01:48:07Z">
        <w:r>
          <w:rPr>
            <w:rFonts w:hint="eastAsia"/>
            <w:lang w:val="en-US" w:eastAsia="zh-CN"/>
          </w:rPr>
          <w:t>真实</w:t>
        </w:r>
      </w:ins>
      <w:ins w:id="95" w:author="张地灵" w:date="2026-10-18T01:48:03Z">
        <w:r>
          <w:rPr>
            <w:rFonts w:hint="eastAsia"/>
            <w:lang w:val="en-US" w:eastAsia="zh-CN"/>
          </w:rPr>
          <w:t>贴文</w:t>
        </w:r>
      </w:ins>
      <w:ins w:id="96" w:author="张地灵" w:date="2026-10-18T01:47:25Z">
        <w:r>
          <w:rPr>
            <w:rFonts w:hint="eastAsia"/>
          </w:rPr>
          <w:t>，随模拟时间推进，已发布的帖文取得展示资格，再由相应策展规则选择最多10条组成个人信息流。智能体接触这些内容后，决定是否参与表达，使相同的表达机会能够产生不同的实际参与程度。</w:t>
        </w:r>
      </w:ins>
    </w:p>
    <w:p w14:paraId="102DE524">
      <w:pPr>
        <w:keepNext w:val="0"/>
        <w:keepLines w:val="0"/>
      </w:pPr>
      <w:r>
        <w:rPr>
          <w:rFonts w:ascii="Times New Roman" w:hAnsi="Times New Roman" w:eastAsia="宋体" w:cs="Times New Roman"/>
          <w:color w:val="000000"/>
          <w:sz w:val="24"/>
          <w:szCs w:val="24"/>
        </w:rPr>
        <w:t>每次行动是否发帖由表达效用决定：</w:t>
      </w:r>
    </w:p>
    <w:p w14:paraId="367BC4AD">
      <w:pPr>
        <w:spacing w:before="160" w:after="160" w:line="460" w:lineRule="exact"/>
        <w:ind w:firstLine="0"/>
        <w:jc w:val="center"/>
      </w:pPr>
      <m:oMathPara>
        <m:oMath>
          <m:sSub>
            <m:sSubPr/>
            <m:e>
              <m:r>
                <m:rPr/>
                <m:t>U</m:t>
              </m:r>
            </m:e>
            <m:sub>
              <m:r>
                <m:rPr/>
                <m:t>it</m:t>
              </m:r>
            </m:sub>
          </m:sSub>
          <m:r>
            <m:rPr/>
            <m:t>=</m:t>
          </m:r>
          <m:sSub>
            <m:sSubPr/>
            <m:e>
              <m:r>
                <m:rPr/>
                <m:t>B</m:t>
              </m:r>
            </m:e>
            <m:sub>
              <m:r>
                <m:rPr/>
                <m:t>i</m:t>
              </m:r>
            </m:sub>
          </m:sSub>
          <m:r>
            <m:rPr/>
            <m:t>+</m:t>
          </m:r>
          <m:sSub>
            <m:sSubPr/>
            <m:e>
              <m:r>
                <m:rPr/>
                <m:t>R</m:t>
              </m:r>
            </m:e>
            <m:sub>
              <m:r>
                <m:rPr/>
                <m:t>it</m:t>
              </m:r>
            </m:sub>
          </m:sSub>
          <m:r>
            <m:rPr/>
            <m:t>(</m:t>
          </m:r>
          <m:sSub>
            <m:sSubPr/>
            <m:e>
              <m:r>
                <m:rPr/>
                <m:t>D</m:t>
              </m:r>
            </m:e>
            <m:sub>
              <m:r>
                <m:rPr/>
                <m:t>it</m:t>
              </m:r>
            </m:sub>
          </m:sSub>
          <m:r>
            <m:rPr/>
            <m:t>−</m:t>
          </m:r>
          <m:sSub>
            <m:sSubPr/>
            <m:e>
              <m:r>
                <m:rPr/>
                <m:t>B</m:t>
              </m:r>
            </m:e>
            <m:sub>
              <m:r>
                <m:rPr/>
                <m:t>i</m:t>
              </m:r>
            </m:sub>
          </m:sSub>
          <m:r>
            <m:rPr/>
            <m:t>).</m:t>
          </m:r>
        </m:oMath>
      </m:oMathPara>
    </w:p>
    <w:p w14:paraId="41748936">
      <w:pPr>
        <w:keepNext w:val="0"/>
        <w:keepLines w:val="0"/>
        <w:rPr>
          <w:ins w:id="97" w:author="张地灵" w:date="2026-10-18T01:54:26Z"/>
          <w:rFonts w:hint="eastAsia" w:ascii="Times New Roman" w:hAnsi="Times New Roman" w:eastAsia="宋体" w:cs="Times New Roman"/>
          <w:color w:val="000000"/>
          <w:sz w:val="24"/>
          <w:szCs w:val="24"/>
        </w:rPr>
      </w:pPr>
      <w:r>
        <w:rPr>
          <w:rFonts w:ascii="Times New Roman" w:hAnsi="Times New Roman" w:eastAsia="宋体" w:cs="Times New Roman"/>
          <w:color w:val="000000"/>
          <w:sz w:val="24"/>
          <w:szCs w:val="24"/>
        </w:rPr>
        <w:t>其中，</w:t>
      </w:r>
      <m:oMath>
        <m:sSub>
          <m:sSubPr/>
          <m:e>
            <m:r>
              <m:rPr/>
              <m:t>B</m:t>
            </m:r>
          </m:e>
          <m:sub>
            <m:r>
              <m:rPr/>
              <m:t>i</m:t>
            </m:r>
          </m:sub>
        </m:sSub>
      </m:oMath>
      <w:r>
        <w:rPr>
          <w:rFonts w:ascii="Times New Roman" w:hAnsi="Times New Roman" w:eastAsia="宋体" w:cs="Times New Roman"/>
          <w:color w:val="000000"/>
          <w:sz w:val="24"/>
          <w:szCs w:val="24"/>
        </w:rPr>
        <w:t>表示常态表达效用，</w:t>
      </w:r>
      <m:oMath>
        <m:sSub>
          <m:sSubPr/>
          <m:e>
            <m:r>
              <m:rPr/>
              <m:t>D</m:t>
            </m:r>
          </m:e>
          <m:sub>
            <m:r>
              <m:rPr/>
              <m:t>it</m:t>
            </m:r>
          </m:sub>
        </m:sSub>
      </m:oMath>
      <w:r>
        <w:rPr>
          <w:rFonts w:ascii="Times New Roman" w:hAnsi="Times New Roman" w:eastAsia="宋体" w:cs="Times New Roman"/>
          <w:color w:val="000000"/>
          <w:sz w:val="24"/>
          <w:szCs w:val="24"/>
        </w:rPr>
        <w:t>表示个人信息流中同类内容比例引起的响应，</w:t>
      </w:r>
      <m:oMath>
        <m:sSub>
          <m:sSubPr/>
          <m:e>
            <m:r>
              <m:rPr/>
              <m:t>R</m:t>
            </m:r>
          </m:e>
          <m:sub>
            <m:r>
              <m:rPr/>
              <m:t>it</m:t>
            </m:r>
          </m:sub>
        </m:sSub>
      </m:oMath>
      <w:r>
        <w:rPr>
          <w:rFonts w:ascii="Times New Roman" w:hAnsi="Times New Roman" w:eastAsia="宋体" w:cs="Times New Roman"/>
          <w:color w:val="000000"/>
          <w:sz w:val="24"/>
          <w:szCs w:val="24"/>
        </w:rPr>
        <w:t>则是随此前累计同类接触增加而降低的权重。效用达到固定的个人门槛时，智能体发帖。D参照既有计算表达模型中的有界非线性响应形式，将个人信息流中同类内容比例相对该类型人口份额的偏离映射为表达响应（Sohn与Geidner，2016；Cabrera等，2021）。R借鉴注意力衰减模型，以累计同类接触为自变量，采用单指数形式描述衰减（Wu与Huberman，2007；Candia等，2019）。</w:t>
      </w:r>
      <w:ins w:id="98" w:author="张地灵" w:date="2026-10-18T01:53:44Z">
        <w:r>
          <w:rPr>
            <w:rFonts w:hint="eastAsia" w:ascii="Times New Roman" w:hAnsi="Times New Roman" w:eastAsia="宋体" w:cs="Times New Roman"/>
            <w:color w:val="000000"/>
            <w:sz w:val="24"/>
            <w:szCs w:val="24"/>
          </w:rPr>
          <w:t>模型参数依据案例中的常态供给与事件后变化进行标定。首先，以W05—W12各类帖文的周平均供给作为常态参照，并以W13悼念供给对应模拟中悼念群体的规模建立统一换算尺度，再将各类常态供给映射为与个体发帖门槛相容的表达效用。在此基础上，以W13—W18各类表达活动的变化为参照，统一确定意见气候的响应强度与各类型的注意力衰减系数。上述参数在制度比较前固定，随机、时序和兴趣三种策展制度均使用同一套行为参数，以比较共同表达规则在不同内容组织条件下形成的传播轨迹。</w:t>
        </w:r>
      </w:ins>
    </w:p>
    <w:p w14:paraId="083FA450">
      <w:pPr>
        <w:keepNext w:val="0"/>
        <w:keepLines w:val="0"/>
        <w:rPr>
          <w:ins w:id="99" w:author="张地灵" w:date="2026-10-18T01:54:03Z"/>
          <w:rFonts w:hint="eastAsia" w:ascii="Times New Roman" w:hAnsi="Times New Roman" w:eastAsia="宋体" w:cs="Times New Roman"/>
          <w:color w:val="000000"/>
          <w:sz w:val="24"/>
          <w:szCs w:val="24"/>
        </w:rPr>
      </w:pPr>
      <w:ins w:id="100" w:author="张地灵" w:date="2026-10-18T01:54:33Z">
        <w:r>
          <w:rPr>
            <w:rFonts w:hint="eastAsia"/>
          </w:rPr>
          <w:t>当表达效用达到个体发帖门槛时，由</w:t>
        </w:r>
      </w:ins>
      <w:ins w:id="101" w:author="张地灵" w:date="2026-10-18T01:54:40Z">
        <w:r>
          <w:rPr>
            <w:rFonts w:hint="eastAsia"/>
            <w:lang w:val="en-US" w:eastAsia="zh-CN"/>
          </w:rPr>
          <w:t>大模型</w:t>
        </w:r>
      </w:ins>
      <w:ins w:id="102" w:author="张地灵" w:date="2026-10-18T01:54:33Z">
        <w:r>
          <w:rPr>
            <w:rFonts w:hint="eastAsia"/>
          </w:rPr>
          <w:t>依据智能体人设及其当次实际接触的内容生成帖文。生成上下文取个人信息流中最多五条帖文的摘录，每条不超过120字，使表达内容与当次可见的信息相联系。成功发布的帖文随后按照相应策展制度的回流规则进入候选池，参与后续内容展示与表达过程。</w:t>
        </w:r>
      </w:ins>
    </w:p>
    <w:p w14:paraId="249E1AC8">
      <w:pPr>
        <w:keepNext w:val="0"/>
        <w:keepLines w:val="0"/>
        <w:rPr>
          <w:del w:id="103" w:author="张地灵" w:date="2026-10-18T01:53:44Z"/>
          <w:rFonts w:ascii="Times New Roman" w:hAnsi="Times New Roman" w:eastAsia="宋体" w:cs="Times New Roman"/>
          <w:color w:val="000000"/>
          <w:sz w:val="24"/>
          <w:szCs w:val="24"/>
        </w:rPr>
      </w:pPr>
      <w:del w:id="104" w:author="张地灵" w:date="2026-10-18T01:53:44Z">
        <w:r>
          <w:rPr>
            <w:rFonts w:ascii="Times New Roman" w:hAnsi="Times New Roman" w:eastAsia="宋体" w:cs="Times New Roman"/>
            <w:color w:val="000000"/>
            <w:sz w:val="24"/>
            <w:szCs w:val="24"/>
          </w:rPr>
          <w:delText>常态表达效用依据W05—W12的供给、结合W13的共同尺度换算，响应与衰减参数则依据W13—W18的变化调整。三种主策展制度共用这些参数。决定发帖后，DeepseekV4.1依据人设及实际信息流中最多五条帖文的摘录生成正文。成功发布的内容随后按相应制度进入后续流通。</w:delText>
        </w:r>
      </w:del>
    </w:p>
    <w:p w14:paraId="0DBF1B5D">
      <w:pPr>
        <w:keepNext w:val="0"/>
        <w:keepLines w:val="0"/>
      </w:pPr>
      <w:r>
        <w:rPr>
          <w:rFonts w:ascii="Times New Roman" w:hAnsi="Times New Roman" w:eastAsia="宋体" w:cs="Times New Roman"/>
          <w:color w:val="000000"/>
          <w:sz w:val="24"/>
          <w:szCs w:val="24"/>
        </w:rPr>
        <w:t>主实验比较随机、时序和兴趣三种策展制度，其内容选择、保留与回流规则见表1。人口、行动表和行为参数保持固定，每个随机种子下三种制度使用相同外部样本，三个种子共形成九次运行。兴趣制度内另分别设置</w:t>
      </w:r>
      <m:oMath>
        <m:r>
          <m:rPr/>
          <m:t>B=0</m:t>
        </m:r>
      </m:oMath>
      <w:r>
        <w:rPr>
          <w:rFonts w:ascii="Times New Roman" w:hAnsi="Times New Roman" w:eastAsia="宋体" w:cs="Times New Roman"/>
          <w:color w:val="000000"/>
          <w:sz w:val="24"/>
          <w:szCs w:val="24"/>
        </w:rPr>
        <w:t>、</w:t>
      </w:r>
      <m:oMath>
        <m:r>
          <m:rPr/>
          <m:t>D=1</m:t>
        </m:r>
      </m:oMath>
      <w:r>
        <w:rPr>
          <w:rFonts w:ascii="Times New Roman" w:hAnsi="Times New Roman" w:eastAsia="宋体" w:cs="Times New Roman"/>
          <w:color w:val="000000"/>
          <w:sz w:val="24"/>
          <w:szCs w:val="24"/>
        </w:rPr>
        <w:t>或</w:t>
      </w:r>
      <m:oMath>
        <m:r>
          <m:rPr/>
          <m:t>R=1</m:t>
        </m:r>
      </m:oMath>
      <w:r>
        <w:rPr>
          <w:rFonts w:ascii="Times New Roman" w:hAnsi="Times New Roman" w:eastAsia="宋体" w:cs="Times New Roman"/>
          <w:color w:val="000000"/>
          <w:sz w:val="24"/>
          <w:szCs w:val="24"/>
        </w:rPr>
        <w:t>，每个条件进行三次配对重复，并复用已有的兴趣制度完整模型作为参照。分析追踪按固定作者类型统计的发帖数量与份额、表达参与率及后续接触情况。主结果的晚期比较采用W19—W22，R的检验则考察W14—W18的事件后退潮。</w:t>
      </w:r>
    </w:p>
    <w:p w14:paraId="3EA95F52">
      <w:pPr>
        <w:keepNext/>
        <w:spacing w:before="160" w:after="80"/>
        <w:ind w:firstLine="0"/>
        <w:jc w:val="center"/>
      </w:pPr>
      <w:r>
        <w:rPr>
          <w:rFonts w:ascii="Times New Roman" w:hAnsi="Times New Roman" w:eastAsia="宋体" w:cs="Times New Roman"/>
          <w:b/>
          <w:bCs/>
          <w:color w:val="000000"/>
          <w:sz w:val="21"/>
          <w:szCs w:val="21"/>
        </w:rPr>
        <w:t>表1　三种策展制度的内容组织规则</w:t>
      </w:r>
    </w:p>
    <w:tbl>
      <w:tblPr>
        <w:tblStyle w:val="12"/>
        <w:tblW w:w="902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50"/>
        <w:gridCol w:w="4776"/>
        <w:gridCol w:w="3300"/>
      </w:tblGrid>
      <w:tr w14:paraId="4E026A8D">
        <w:trPr>
          <w:cantSplit/>
          <w:tblHeader/>
          <w:jc w:val="center"/>
        </w:trPr>
        <w:tc>
          <w:tcPr>
            <w:tcW w:w="950"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631B6E7">
            <w:pPr>
              <w:spacing w:before="0" w:after="0" w:line="300" w:lineRule="exact"/>
              <w:ind w:firstLine="0"/>
              <w:jc w:val="center"/>
            </w:pPr>
            <w:r>
              <w:rPr>
                <w:rFonts w:ascii="Times New Roman" w:hAnsi="Times New Roman" w:eastAsia="宋体" w:cs="Times New Roman"/>
                <w:b/>
                <w:bCs/>
                <w:color w:val="000000"/>
                <w:sz w:val="21"/>
                <w:szCs w:val="21"/>
              </w:rPr>
              <w:t>制度</w:t>
            </w:r>
          </w:p>
        </w:tc>
        <w:tc>
          <w:tcPr>
            <w:tcW w:w="4776"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B16748E">
            <w:pPr>
              <w:spacing w:before="0" w:after="0" w:line="300" w:lineRule="exact"/>
              <w:ind w:firstLine="0"/>
              <w:jc w:val="left"/>
            </w:pPr>
            <w:r>
              <w:rPr>
                <w:rFonts w:ascii="Times New Roman" w:hAnsi="Times New Roman" w:eastAsia="宋体" w:cs="Times New Roman"/>
                <w:b/>
                <w:bCs/>
                <w:color w:val="000000"/>
                <w:sz w:val="21"/>
                <w:szCs w:val="21"/>
              </w:rPr>
              <w:t>内容选择与旧帖处理</w:t>
            </w:r>
          </w:p>
        </w:tc>
        <w:tc>
          <w:tcPr>
            <w:tcW w:w="3300"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48327B35">
            <w:pPr>
              <w:spacing w:before="0" w:after="0" w:line="300" w:lineRule="exact"/>
              <w:ind w:firstLine="0"/>
              <w:jc w:val="left"/>
            </w:pPr>
            <w:r>
              <w:rPr>
                <w:rFonts w:ascii="Times New Roman" w:hAnsi="Times New Roman" w:eastAsia="宋体" w:cs="Times New Roman"/>
                <w:b/>
                <w:bCs/>
                <w:color w:val="000000"/>
                <w:sz w:val="21"/>
                <w:szCs w:val="21"/>
              </w:rPr>
              <w:t>生成帖再次展示</w:t>
            </w:r>
          </w:p>
        </w:tc>
      </w:tr>
      <w:tr w14:paraId="7C0B8040">
        <w:trPr>
          <w:cantSplit/>
          <w:jc w:val="center"/>
        </w:trPr>
        <w:tc>
          <w:tcPr>
            <w:tcW w:w="950" w:type="dxa"/>
            <w:tcBorders>
              <w:top w:val="nil"/>
              <w:left w:val="nil"/>
              <w:bottom w:val="nil"/>
              <w:right w:val="nil"/>
            </w:tcBorders>
            <w:tcMar>
              <w:top w:w="90" w:type="dxa"/>
              <w:left w:w="95" w:type="dxa"/>
              <w:bottom w:w="90" w:type="dxa"/>
              <w:right w:w="95" w:type="dxa"/>
            </w:tcMar>
            <w:vAlign w:val="center"/>
          </w:tcPr>
          <w:p w14:paraId="5EA8A0C9">
            <w:pPr>
              <w:spacing w:before="0" w:after="0" w:line="300" w:lineRule="exact"/>
              <w:ind w:firstLine="0"/>
              <w:jc w:val="center"/>
            </w:pPr>
            <w:r>
              <w:rPr>
                <w:rFonts w:ascii="Times New Roman" w:hAnsi="Times New Roman" w:eastAsia="宋体" w:cs="Times New Roman"/>
                <w:b w:val="0"/>
                <w:bCs w:val="0"/>
                <w:color w:val="000000"/>
                <w:sz w:val="21"/>
                <w:szCs w:val="21"/>
              </w:rPr>
              <w:t>随机</w:t>
            </w:r>
          </w:p>
        </w:tc>
        <w:tc>
          <w:tcPr>
            <w:tcW w:w="4776" w:type="dxa"/>
            <w:tcBorders>
              <w:top w:val="nil"/>
              <w:left w:val="nil"/>
              <w:bottom w:val="nil"/>
              <w:right w:val="nil"/>
            </w:tcBorders>
            <w:tcMar>
              <w:top w:w="90" w:type="dxa"/>
              <w:left w:w="95" w:type="dxa"/>
              <w:bottom w:w="90" w:type="dxa"/>
              <w:right w:w="95" w:type="dxa"/>
            </w:tcMar>
            <w:vAlign w:val="center"/>
          </w:tcPr>
          <w:p w14:paraId="2EB5C7E6">
            <w:pPr>
              <w:spacing w:before="0" w:after="0" w:line="300" w:lineRule="exact"/>
              <w:ind w:firstLine="0"/>
              <w:jc w:val="left"/>
            </w:pPr>
            <w:r>
              <w:rPr>
                <w:rFonts w:ascii="Times New Roman" w:hAnsi="Times New Roman" w:eastAsia="宋体" w:cs="Times New Roman"/>
                <w:b w:val="0"/>
                <w:bCs w:val="0"/>
                <w:color w:val="000000"/>
                <w:sz w:val="21"/>
                <w:szCs w:val="21"/>
              </w:rPr>
              <w:t>从已到达的全部历史内容中等概率抽取，旧帖持续保有展示机会</w:t>
            </w:r>
          </w:p>
        </w:tc>
        <w:tc>
          <w:tcPr>
            <w:tcW w:w="3300" w:type="dxa"/>
            <w:tcBorders>
              <w:top w:val="nil"/>
              <w:left w:val="nil"/>
              <w:bottom w:val="nil"/>
              <w:right w:val="nil"/>
            </w:tcBorders>
            <w:tcMar>
              <w:top w:w="90" w:type="dxa"/>
              <w:left w:w="95" w:type="dxa"/>
              <w:bottom w:w="90" w:type="dxa"/>
              <w:right w:w="95" w:type="dxa"/>
            </w:tcMar>
            <w:vAlign w:val="center"/>
          </w:tcPr>
          <w:p w14:paraId="6643CC5D">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r w14:paraId="749DB808">
        <w:trPr>
          <w:cantSplit/>
          <w:jc w:val="center"/>
        </w:trPr>
        <w:tc>
          <w:tcPr>
            <w:tcW w:w="950" w:type="dxa"/>
            <w:tcBorders>
              <w:top w:val="nil"/>
              <w:left w:val="nil"/>
              <w:bottom w:val="nil"/>
              <w:right w:val="nil"/>
            </w:tcBorders>
            <w:tcMar>
              <w:top w:w="90" w:type="dxa"/>
              <w:left w:w="95" w:type="dxa"/>
              <w:bottom w:w="90" w:type="dxa"/>
              <w:right w:w="95" w:type="dxa"/>
            </w:tcMar>
            <w:vAlign w:val="center"/>
          </w:tcPr>
          <w:p w14:paraId="10186305">
            <w:pPr>
              <w:spacing w:before="0" w:after="0" w:line="300" w:lineRule="exact"/>
              <w:ind w:firstLine="0"/>
              <w:jc w:val="center"/>
            </w:pPr>
            <w:r>
              <w:rPr>
                <w:rFonts w:ascii="Times New Roman" w:hAnsi="Times New Roman" w:eastAsia="宋体" w:cs="Times New Roman"/>
                <w:b w:val="0"/>
                <w:bCs w:val="0"/>
                <w:color w:val="000000"/>
                <w:sz w:val="21"/>
                <w:szCs w:val="21"/>
              </w:rPr>
              <w:t>时序</w:t>
            </w:r>
          </w:p>
        </w:tc>
        <w:tc>
          <w:tcPr>
            <w:tcW w:w="4776" w:type="dxa"/>
            <w:tcBorders>
              <w:top w:val="nil"/>
              <w:left w:val="nil"/>
              <w:bottom w:val="nil"/>
              <w:right w:val="nil"/>
            </w:tcBorders>
            <w:tcMar>
              <w:top w:w="90" w:type="dxa"/>
              <w:left w:w="95" w:type="dxa"/>
              <w:bottom w:w="90" w:type="dxa"/>
              <w:right w:w="95" w:type="dxa"/>
            </w:tcMar>
            <w:vAlign w:val="center"/>
          </w:tcPr>
          <w:p w14:paraId="38F8FF0F">
            <w:pPr>
              <w:spacing w:before="0" w:after="0" w:line="300" w:lineRule="exact"/>
              <w:ind w:firstLine="0"/>
              <w:jc w:val="left"/>
            </w:pPr>
            <w:r>
              <w:rPr>
                <w:rFonts w:ascii="Times New Roman" w:hAnsi="Times New Roman" w:eastAsia="宋体" w:cs="Times New Roman"/>
                <w:b w:val="0"/>
                <w:bCs w:val="0"/>
                <w:color w:val="000000"/>
                <w:sz w:val="21"/>
                <w:szCs w:val="21"/>
              </w:rPr>
              <w:t>选择行动时点之前最新发布的内容，旧帖可能被新帖挤出展示位置</w:t>
            </w:r>
          </w:p>
        </w:tc>
        <w:tc>
          <w:tcPr>
            <w:tcW w:w="3300" w:type="dxa"/>
            <w:tcBorders>
              <w:top w:val="nil"/>
              <w:left w:val="nil"/>
              <w:bottom w:val="nil"/>
              <w:right w:val="nil"/>
            </w:tcBorders>
            <w:tcMar>
              <w:top w:w="90" w:type="dxa"/>
              <w:left w:w="95" w:type="dxa"/>
              <w:bottom w:w="90" w:type="dxa"/>
              <w:right w:w="95" w:type="dxa"/>
            </w:tcMar>
            <w:vAlign w:val="center"/>
          </w:tcPr>
          <w:p w14:paraId="062FBFBC">
            <w:pPr>
              <w:spacing w:before="0" w:after="0" w:line="300" w:lineRule="exact"/>
              <w:ind w:firstLine="0"/>
              <w:jc w:val="left"/>
            </w:pPr>
            <w:r>
              <w:rPr>
                <w:rFonts w:ascii="Times New Roman" w:hAnsi="Times New Roman" w:eastAsia="宋体" w:cs="Times New Roman"/>
                <w:b w:val="0"/>
                <w:bCs w:val="0"/>
                <w:color w:val="000000"/>
                <w:sz w:val="21"/>
                <w:szCs w:val="21"/>
              </w:rPr>
              <w:t>同批结束入池，后续行动批次可见</w:t>
            </w:r>
          </w:p>
        </w:tc>
      </w:tr>
      <w:tr w14:paraId="00FCAF87">
        <w:trPr>
          <w:cantSplit/>
          <w:jc w:val="center"/>
        </w:trPr>
        <w:tc>
          <w:tcPr>
            <w:tcW w:w="950" w:type="dxa"/>
            <w:tcBorders>
              <w:top w:val="nil"/>
              <w:left w:val="nil"/>
              <w:bottom w:val="single" w:color="000000" w:sz="8" w:space="0"/>
              <w:right w:val="nil"/>
            </w:tcBorders>
            <w:tcMar>
              <w:top w:w="90" w:type="dxa"/>
              <w:left w:w="95" w:type="dxa"/>
              <w:bottom w:w="90" w:type="dxa"/>
              <w:right w:w="95" w:type="dxa"/>
            </w:tcMar>
            <w:vAlign w:val="center"/>
          </w:tcPr>
          <w:p w14:paraId="1407EE7C">
            <w:pPr>
              <w:spacing w:before="0" w:after="0" w:line="300" w:lineRule="exact"/>
              <w:ind w:firstLine="0"/>
              <w:jc w:val="center"/>
            </w:pPr>
            <w:r>
              <w:rPr>
                <w:rFonts w:ascii="Times New Roman" w:hAnsi="Times New Roman" w:eastAsia="宋体" w:cs="Times New Roman"/>
                <w:b w:val="0"/>
                <w:bCs w:val="0"/>
                <w:color w:val="000000"/>
                <w:sz w:val="21"/>
                <w:szCs w:val="21"/>
              </w:rPr>
              <w:t>兴趣</w:t>
            </w:r>
          </w:p>
        </w:tc>
        <w:tc>
          <w:tcPr>
            <w:tcW w:w="4776" w:type="dxa"/>
            <w:tcBorders>
              <w:top w:val="nil"/>
              <w:left w:val="nil"/>
              <w:bottom w:val="single" w:color="000000" w:sz="8" w:space="0"/>
              <w:right w:val="nil"/>
            </w:tcBorders>
            <w:tcMar>
              <w:top w:w="90" w:type="dxa"/>
              <w:left w:w="95" w:type="dxa"/>
              <w:bottom w:w="90" w:type="dxa"/>
              <w:right w:w="95" w:type="dxa"/>
            </w:tcMar>
            <w:vAlign w:val="center"/>
          </w:tcPr>
          <w:p w14:paraId="790520A5">
            <w:pPr>
              <w:spacing w:before="0" w:after="0" w:line="300" w:lineRule="exact"/>
              <w:ind w:firstLine="0"/>
              <w:jc w:val="left"/>
            </w:pPr>
            <w:r>
              <w:rPr>
                <w:rFonts w:ascii="Times New Roman" w:hAnsi="Times New Roman" w:eastAsia="宋体" w:cs="Times New Roman"/>
                <w:b w:val="0"/>
                <w:bCs w:val="0"/>
                <w:color w:val="000000"/>
                <w:sz w:val="21"/>
                <w:szCs w:val="21"/>
              </w:rPr>
              <w:t>结合类型匹配、内容老化与曝光饱和进行比例抽样，过旧内容退出候选池</w:t>
            </w:r>
          </w:p>
        </w:tc>
        <w:tc>
          <w:tcPr>
            <w:tcW w:w="3300" w:type="dxa"/>
            <w:tcBorders>
              <w:top w:val="nil"/>
              <w:left w:val="nil"/>
              <w:bottom w:val="single" w:color="000000" w:sz="8" w:space="0"/>
              <w:right w:val="nil"/>
            </w:tcBorders>
            <w:tcMar>
              <w:top w:w="90" w:type="dxa"/>
              <w:left w:w="95" w:type="dxa"/>
              <w:bottom w:w="90" w:type="dxa"/>
              <w:right w:w="95" w:type="dxa"/>
            </w:tcMar>
            <w:vAlign w:val="center"/>
          </w:tcPr>
          <w:p w14:paraId="5AEC8569">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bl>
    <w:p w14:paraId="18A4A1DF">
      <w:pPr>
        <w:pStyle w:val="3"/>
        <w:keepNext/>
        <w:keepLines/>
        <w:spacing w:before="160" w:after="80" w:line="400" w:lineRule="exact"/>
        <w:ind w:firstLine="0"/>
      </w:pPr>
      <w:r>
        <w:rPr>
          <w:rFonts w:ascii="Times New Roman" w:hAnsi="Times New Roman" w:eastAsia="宋体" w:cs="Times New Roman"/>
          <w:b/>
          <w:bCs/>
          <w:color w:val="000000"/>
          <w:sz w:val="24"/>
          <w:szCs w:val="24"/>
        </w:rPr>
        <w:t>（二）策展制度下的表征轨迹分化</w:t>
      </w:r>
    </w:p>
    <w:p w14:paraId="10D68BA1">
      <w:pPr>
        <w:keepNext w:val="0"/>
        <w:keepLines w:val="0"/>
      </w:pPr>
      <w:del w:id="105" w:author="张地灵" w:date="2026-10-18T01:55:32Z">
        <w:r>
          <w:rPr>
            <w:rFonts w:ascii="Times New Roman" w:hAnsi="Times New Roman" w:eastAsia="宋体" w:cs="Times New Roman"/>
            <w:color w:val="000000"/>
            <w:sz w:val="24"/>
            <w:szCs w:val="24"/>
          </w:rPr>
          <w:delText>第三章观察到的平台间节奏与幅度差异，为比较模拟策展制度下的供给轨迹提供了经验参照。</w:delText>
        </w:r>
      </w:del>
      <w:r>
        <w:rPr>
          <w:rFonts w:ascii="Times New Roman" w:hAnsi="Times New Roman" w:eastAsia="宋体" w:cs="Times New Roman"/>
          <w:color w:val="000000"/>
          <w:sz w:val="24"/>
          <w:szCs w:val="24"/>
        </w:rPr>
        <w:t>在共同输入与固定群体条件下，</w:t>
      </w:r>
      <w:ins w:id="106" w:author="张地灵" w:date="2026-10-18T01:55:47Z">
        <w:r>
          <w:rPr>
            <w:rFonts w:hint="eastAsia" w:cs="Times New Roman"/>
            <w:color w:val="000000"/>
            <w:sz w:val="24"/>
            <w:szCs w:val="24"/>
            <w:lang w:val="en-US" w:eastAsia="zh-CN"/>
          </w:rPr>
          <w:t>模型</w:t>
        </w:r>
      </w:ins>
      <w:ins w:id="107" w:author="张地灵" w:date="2026-10-18T01:55:49Z">
        <w:r>
          <w:rPr>
            <w:rFonts w:hint="eastAsia" w:cs="Times New Roman"/>
            <w:color w:val="000000"/>
            <w:sz w:val="24"/>
            <w:szCs w:val="24"/>
            <w:lang w:val="en-US" w:eastAsia="zh-CN"/>
          </w:rPr>
          <w:t>复现了</w:t>
        </w:r>
      </w:ins>
      <w:r>
        <w:rPr>
          <w:rFonts w:ascii="Times New Roman" w:hAnsi="Times New Roman" w:eastAsia="宋体" w:cs="Times New Roman"/>
          <w:color w:val="000000"/>
          <w:sz w:val="24"/>
          <w:szCs w:val="24"/>
        </w:rPr>
        <w:t>时序和兴趣制度的三次重复平均轨迹均在事件周W13出现悼念型智能体发帖高峰（图3）。此后，悼念型供给回落，玩梗型智能体的供给则在较晚阶段增长。随机制度的平均悼念型供给峰值较晚且较弱，出现在W14，晚期玩梗型供给也较为有限。时序制度的玩梗型供给在W21达到峰值，兴趣制度则持续增长至W22。</w:t>
      </w:r>
    </w:p>
    <w:p w14:paraId="16B3659F">
      <w:pPr>
        <w:keepNext w:val="0"/>
        <w:keepLines w:val="0"/>
      </w:pPr>
      <w:r>
        <w:rPr>
          <w:rFonts w:ascii="Times New Roman" w:hAnsi="Times New Roman" w:eastAsia="宋体" w:cs="Times New Roman"/>
          <w:color w:val="000000"/>
          <w:sz w:val="24"/>
          <w:szCs w:val="24"/>
        </w:rPr>
        <w:t>晚期分化同时体现在供给数量与构成上。W19—W22四周内，随机、时序和兴趣制度中的玩梗型智能体平均分别发布3.0、43.0和36.3条帖文，占全部智能体发帖的平均份额分别为10.3%、73.3%和65.6%。在时序和兴趣制度的三次重复中，玩梗型智能体均贡献了晚期供给的多数，随机制度中则始终未占多数。这组比较表明，模拟策展制度形成了增长节奏与晚期构成均有差异的供给轨迹。下一节进一步考察伴随这些差异的个人接触、表达参与和生成帖再流通过程。</w:t>
      </w:r>
    </w:p>
    <w:p w14:paraId="5A8F6F6B">
      <w:pPr>
        <w:keepNext/>
        <w:spacing w:before="140" w:after="80" w:line="240" w:lineRule="auto"/>
        <w:ind w:firstLine="0"/>
        <w:jc w:val="center"/>
      </w:pPr>
      <w:r>
        <w:drawing>
          <wp:inline distT="0" distB="0" distL="0" distR="0">
            <wp:extent cx="5731510" cy="4585335"/>
            <wp:effectExtent l="0" t="0" r="0" b="0"/>
            <wp:doc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11"/>
                    <a:srcRect/>
                    <a:stretch>
                      <a:fillRect/>
                    </a:stretch>
                  </pic:blipFill>
                  <pic:spPr>
                    <a:xfrm>
                      <a:off x="0" y="0"/>
                      <a:ext cx="5731510" cy="4585478"/>
                    </a:xfrm>
                    <a:prstGeom prst="rect">
                      <a:avLst/>
                    </a:prstGeom>
                  </pic:spPr>
                </pic:pic>
              </a:graphicData>
            </a:graphic>
          </wp:inline>
        </w:drawing>
      </w:r>
    </w:p>
    <w:p w14:paraId="078B2F51">
      <w:pPr>
        <w:keepNext/>
        <w:spacing w:before="0" w:after="60" w:line="300" w:lineRule="exact"/>
        <w:ind w:firstLine="0"/>
        <w:jc w:val="center"/>
      </w:pPr>
      <w:r>
        <w:rPr>
          <w:rFonts w:ascii="Times New Roman" w:hAnsi="Times New Roman" w:eastAsia="宋体" w:cs="Times New Roman"/>
          <w:b/>
          <w:bCs/>
          <w:color w:val="000000"/>
          <w:sz w:val="21"/>
          <w:szCs w:val="21"/>
        </w:rPr>
        <w:t>图3　三种策展制度下固定作者类型供给的时间轨迹与晚期构成</w:t>
      </w:r>
    </w:p>
    <w:p w14:paraId="66451101">
      <w:pPr>
        <w:pStyle w:val="3"/>
        <w:keepNext/>
        <w:keepLines/>
        <w:spacing w:before="160" w:after="80" w:line="400" w:lineRule="exact"/>
        <w:ind w:firstLine="0"/>
      </w:pPr>
      <w:r>
        <w:rPr>
          <w:rFonts w:ascii="Times New Roman" w:hAnsi="Times New Roman" w:eastAsia="宋体" w:cs="Times New Roman"/>
          <w:b/>
          <w:bCs/>
          <w:color w:val="000000"/>
          <w:sz w:val="24"/>
          <w:szCs w:val="24"/>
        </w:rPr>
        <w:t>（三）表征分化的传播反馈机制</w:t>
      </w:r>
      <w:r>
        <w:commentReference w:id="17"/>
      </w:r>
    </w:p>
    <w:p w14:paraId="4C512D8E">
      <w:pPr>
        <w:keepNext w:val="0"/>
        <w:keepLines w:val="0"/>
        <w:rPr>
          <w:ins w:id="108" w:author="张地灵" w:date="2026-10-18T14:34:42Z"/>
          <w:rFonts w:hint="eastAsia" w:ascii="Times New Roman" w:hAnsi="Times New Roman" w:eastAsia="宋体" w:cs="Times New Roman"/>
          <w:color w:val="000000"/>
          <w:sz w:val="24"/>
          <w:szCs w:val="24"/>
        </w:rPr>
      </w:pPr>
      <w:ins w:id="109" w:author="张地灵" w:date="2026-10-18T14:34:04Z">
        <w:r>
          <w:rPr>
            <w:rFonts w:hint="eastAsia" w:ascii="Times New Roman" w:hAnsi="Times New Roman" w:eastAsia="宋体" w:cs="Times New Roman"/>
            <w:color w:val="000000"/>
            <w:sz w:val="24"/>
            <w:szCs w:val="24"/>
          </w:rPr>
          <w:t>不同策展制度下的表征分化，体现为既有作者群体参与时机与持续程度的差异。个人接触影响哪些表达被激活，成功发布的内容又通过再次分发进入后续信息流，改变各群体继续表达的条件。为说明这一过程，本节结合个人接触、发帖参与和生成帖再次展示的记录，并通过兴趣制度内的组件干预，考察这一反馈循环如何形成不同的供给构成。</w:t>
        </w:r>
      </w:ins>
    </w:p>
    <w:p w14:paraId="54D01049">
      <w:pPr>
        <w:keepNext w:val="0"/>
        <w:keepLines w:val="0"/>
        <w:widowControl/>
        <w:suppressLineNumbers w:val="0"/>
        <w:jc w:val="left"/>
        <w:rPr>
          <w:ins w:id="110" w:author="张地灵" w:date="2026-10-18T14:35:21Z"/>
          <w:rFonts w:ascii="宋体" w:hAnsi="宋体" w:eastAsia="宋体" w:cs="宋体"/>
          <w:color w:val="000000"/>
          <w:kern w:val="0"/>
          <w:sz w:val="24"/>
          <w:szCs w:val="24"/>
          <w:lang w:val="en-US" w:eastAsia="zh-CN" w:bidi="ar"/>
        </w:rPr>
      </w:pPr>
      <w:ins w:id="111" w:author="张地灵" w:date="2026-10-18T14:34:43Z">
        <w:r>
          <w:rPr>
            <w:rFonts w:ascii="宋体" w:hAnsi="宋体" w:eastAsia="宋体" w:cs="宋体"/>
            <w:color w:val="000000"/>
            <w:kern w:val="0"/>
            <w:sz w:val="24"/>
            <w:szCs w:val="24"/>
            <w:lang w:val="en-US" w:eastAsia="zh-CN" w:bidi="ar"/>
          </w:rPr>
          <w:t>首先，不同制度为同一作者群体提供了不同的表达环境。W19—W22，玩梗型智能体在时序和兴趣制度下所见的同类内容分别占其信息流的42.0%和25.2%，该群体实际发帖数占表达机会的比例分别为56.6%和47.8%；随机制度下，两项比例仅为3.2%和3.9%（图4）。在群体人数和类型不变的情况下，玩梗型群体在时序和兴趣制度中表现出更高的参与率，形成了上一节所见的供给分化。这表明，人口构成相同的群体，经过不同的内容选择与展示，也会形成不同的公开表达构成。</w:t>
        </w:r>
      </w:ins>
    </w:p>
    <w:p w14:paraId="2415DCA0">
      <w:pPr>
        <w:keepNext w:val="0"/>
        <w:keepLines w:val="0"/>
        <w:widowControl/>
        <w:suppressLineNumbers w:val="0"/>
        <w:jc w:val="left"/>
        <w:rPr>
          <w:ins w:id="112" w:author="张地灵" w:date="2026-10-18T14:35:23Z"/>
        </w:rPr>
      </w:pPr>
      <w:ins w:id="113" w:author="张地灵" w:date="2026-10-18T14:35:23Z">
        <w:r>
          <w:rPr>
            <w:rFonts w:ascii="宋体" w:hAnsi="宋体" w:eastAsia="宋体" w:cs="宋体"/>
            <w:color w:val="000000"/>
            <w:kern w:val="0"/>
            <w:sz w:val="24"/>
            <w:szCs w:val="24"/>
            <w:lang w:val="en-US" w:eastAsia="zh-CN" w:bidi="ar"/>
          </w:rPr>
          <w:t>这些表达还会通过再次分发进入其他群体的接触环境。同一时期，在其他作者获得的全部信息流条目中，来自玩梗型作者的生成帖在时序和兴趣制度下分别占22.7%和6.8%，随机制度下仅占0.1%（图4）。这一指标只统计智能体新生成帖文的再次展示，因此能够将作者的表达参与与后续传播直接连接起来：一轮参与所产生的内容，成为后续个人接触的一部分，并进入新的表达判定。由此，公开表达的影响延续到后续轮次，将个人参与和不断更新的信息环境连接起来。</w:t>
        </w:r>
      </w:ins>
    </w:p>
    <w:p w14:paraId="0E63D688">
      <w:pPr>
        <w:keepNext w:val="0"/>
        <w:keepLines w:val="0"/>
        <w:widowControl/>
        <w:suppressLineNumbers w:val="0"/>
        <w:jc w:val="left"/>
        <w:rPr>
          <w:ins w:id="114" w:author="张地灵" w:date="2026-10-18T14:34:43Z"/>
          <w:rFonts w:ascii="宋体" w:hAnsi="宋体" w:eastAsia="宋体" w:cs="宋体"/>
          <w:color w:val="000000"/>
          <w:kern w:val="0"/>
          <w:sz w:val="24"/>
          <w:szCs w:val="24"/>
          <w:lang w:val="en-US" w:eastAsia="zh-CN" w:bidi="ar"/>
        </w:rPr>
      </w:pPr>
    </w:p>
    <w:p w14:paraId="2059B09B">
      <w:pPr>
        <w:keepNext w:val="0"/>
        <w:keepLines w:val="0"/>
        <w:rPr>
          <w:del w:id="115" w:author="张地灵" w:date="2026-10-18T14:34:04Z"/>
          <w:rFonts w:ascii="Times New Roman" w:hAnsi="Times New Roman" w:eastAsia="宋体" w:cs="Times New Roman"/>
          <w:color w:val="000000"/>
          <w:sz w:val="24"/>
          <w:szCs w:val="24"/>
        </w:rPr>
      </w:pPr>
      <w:del w:id="116" w:author="张地灵" w:date="2026-10-18T14:34:04Z">
        <w:r>
          <w:rPr>
            <w:rFonts w:ascii="Times New Roman" w:hAnsi="Times New Roman" w:eastAsia="宋体" w:cs="Times New Roman"/>
            <w:color w:val="000000"/>
            <w:sz w:val="24"/>
            <w:szCs w:val="24"/>
          </w:rPr>
          <w:delText>（二）的供给分化通过固定群体内部的参与差异展开。在既定表达规则中，当次同类标签份额进入D，此前累计同类接触进入R，两者共同决定表达效用是否跨过个人门槛。W19—W22期间，玩梗型智能体在时序和兴趣制度下所见的同类标签份额分别为42.0%和25.2%，相应发言率分别为56.6%和47.8%（图4）。随机制度在两项指标上均处于较低水平。这些记录将供给分化落实为既有作者群体在不同个人信息环境中的选择性参与。</w:delText>
        </w:r>
      </w:del>
    </w:p>
    <w:p w14:paraId="1AA58043">
      <w:pPr>
        <w:keepNext w:val="0"/>
        <w:keepLines w:val="0"/>
        <w:rPr>
          <w:del w:id="117" w:author="张地灵" w:date="2026-10-18T14:34:46Z"/>
        </w:rPr>
      </w:pPr>
      <w:del w:id="118" w:author="张地灵" w:date="2026-10-18T14:34:46Z">
        <w:r>
          <w:rPr>
            <w:rFonts w:ascii="Times New Roman" w:hAnsi="Times New Roman" w:eastAsia="宋体" w:cs="Times New Roman"/>
            <w:color w:val="000000"/>
            <w:sz w:val="24"/>
            <w:szCs w:val="24"/>
          </w:rPr>
          <w:delText>成功发布的表达随后重新进入流通，成为后续个人信息环境的一部分。按作者群体追踪生成帖，可以将生产环节的表达参与与后续可见位置连接起来。W19—W22，随机、时序和兴趣制度下，来自玩梗型作者的生成帖分别占其他作者群体全部信息流展示条目的0.1%、22.7%和6.8%（图4）。一个群体生产的表达因而进入了其他群体的接触环境。再次分发通过改变后续表达判定所依据的内容构成与接触历史，将相邻轮次的参与连接起来。</w:delText>
        </w:r>
      </w:del>
    </w:p>
    <w:p w14:paraId="2E441116">
      <w:pPr>
        <w:keepNext/>
        <w:spacing w:before="140" w:after="80" w:line="240" w:lineRule="auto"/>
        <w:ind w:firstLine="0"/>
        <w:jc w:val="center"/>
      </w:pPr>
      <w:r>
        <w:drawing>
          <wp:inline distT="0" distB="0" distL="0" distR="0">
            <wp:extent cx="5731510" cy="2611120"/>
            <wp:effectExtent l="0" t="0" r="0" b="0"/>
            <wp:doc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12"/>
                    <a:srcRect/>
                    <a:stretch>
                      <a:fillRect/>
                    </a:stretch>
                  </pic:blipFill>
                  <pic:spPr>
                    <a:xfrm>
                      <a:off x="0" y="0"/>
                      <a:ext cx="5731510" cy="2611605"/>
                    </a:xfrm>
                    <a:prstGeom prst="rect">
                      <a:avLst/>
                    </a:prstGeom>
                  </pic:spPr>
                </pic:pic>
              </a:graphicData>
            </a:graphic>
          </wp:inline>
        </w:drawing>
      </w:r>
    </w:p>
    <w:p w14:paraId="4CAEED5C">
      <w:pPr>
        <w:keepNext/>
        <w:spacing w:before="0" w:after="60" w:line="300" w:lineRule="exact"/>
        <w:ind w:firstLine="0"/>
        <w:jc w:val="center"/>
      </w:pPr>
      <w:r>
        <w:rPr>
          <w:rFonts w:ascii="Times New Roman" w:hAnsi="Times New Roman" w:eastAsia="宋体" w:cs="Times New Roman"/>
          <w:b/>
          <w:bCs/>
          <w:color w:val="000000"/>
          <w:sz w:val="21"/>
          <w:szCs w:val="21"/>
        </w:rPr>
        <w:t>图4　不同策展制度下的个人接触、表达参与与生成帖再流通</w:t>
      </w:r>
    </w:p>
    <w:p w14:paraId="2786E3CF">
      <w:pPr>
        <w:keepNext w:val="0"/>
        <w:keepLines w:val="0"/>
        <w:rPr>
          <w:del w:id="119" w:author="张地灵" w:date="2026-10-18T14:35:29Z"/>
        </w:rPr>
      </w:pPr>
      <w:del w:id="120" w:author="张地灵" w:date="2026-10-18T14:35:29Z">
        <w:r>
          <w:rPr>
            <w:rFonts w:ascii="Times New Roman" w:hAnsi="Times New Roman" w:eastAsia="宋体" w:cs="Times New Roman"/>
            <w:color w:val="000000"/>
            <w:sz w:val="24"/>
            <w:szCs w:val="24"/>
          </w:rPr>
          <w:delText>兴趣制度下的组件消融实验，通过与完整模型的配对比较，进一步追踪表达判定的改变如何沿这一循环展开。将B设为0后，W19—W22的平均每周发帖量由13.8条降至6.8条，且仅剩玩梗型作者继续发帖，显示出常态表达效用对多类作者持续参与的支撑作用（图5）。将D固定为中性值1后，玩梗型作者的前期发帖增加，晚期参与率却由47.8%降至17.1%。固定D既取消了同类内容稀少时的抑制，也取消了高于中性水平的响应增益。发帖前移同时伴随着晚期更高的累计同类接触和更低的R。R降低使表达效用更接近B，因此，这一干预同时改变了即时响应，以及塑造后续表达判定的接触历史。</w:delText>
        </w:r>
      </w:del>
    </w:p>
    <w:p w14:paraId="1DF56746">
      <w:pPr>
        <w:keepNext w:val="0"/>
        <w:keepLines w:val="0"/>
        <w:widowControl/>
        <w:suppressLineNumbers w:val="0"/>
        <w:jc w:val="left"/>
        <w:rPr>
          <w:ins w:id="121" w:author="张地灵" w:date="2026-10-18T14:40:13Z"/>
          <w:rFonts w:ascii="宋体" w:hAnsi="宋体" w:eastAsia="宋体" w:cs="宋体"/>
          <w:color w:val="000000"/>
          <w:kern w:val="0"/>
          <w:sz w:val="24"/>
          <w:szCs w:val="24"/>
          <w:lang w:val="en-US" w:eastAsia="zh-CN" w:bidi="ar"/>
        </w:rPr>
      </w:pPr>
      <w:ins w:id="122" w:author="张地灵" w:date="2026-10-18T14:40:03Z">
        <w:r>
          <w:rPr>
            <w:rFonts w:ascii="宋体" w:hAnsi="宋体" w:eastAsia="宋体" w:cs="宋体"/>
            <w:color w:val="000000"/>
            <w:kern w:val="0"/>
            <w:sz w:val="24"/>
            <w:szCs w:val="24"/>
            <w:lang w:val="en-US" w:eastAsia="zh-CN" w:bidi="ar"/>
          </w:rPr>
          <w:t>兴趣制度内的组件干预进一步显示，这一循环取决于不同群体能否持续参与。取消常态表达效用（B=0）后，W19—W22的平均每周发帖总量由13.8条降至6.8条，其他四类作者在该阶段均不再发帖，仅剩玩梗型作者继续参与（图5）。这一结果表明，常态表达效用为不同作者群体在接触衰减后继续参与提供了支撑，使晚期供给能够继续包含不同群体的表达。</w:t>
        </w:r>
      </w:ins>
    </w:p>
    <w:p w14:paraId="3350B486">
      <w:pPr>
        <w:keepNext w:val="0"/>
        <w:keepLines w:val="0"/>
        <w:widowControl/>
        <w:suppressLineNumbers w:val="0"/>
        <w:jc w:val="left"/>
        <w:rPr>
          <w:ins w:id="123" w:author="张地灵" w:date="2026-10-18T14:40:13Z"/>
        </w:rPr>
      </w:pPr>
      <w:ins w:id="124" w:author="张地灵" w:date="2026-10-18T14:40:13Z">
        <w:r>
          <w:rPr>
            <w:rFonts w:ascii="宋体" w:hAnsi="宋体" w:eastAsia="宋体" w:cs="宋体"/>
            <w:color w:val="000000"/>
            <w:kern w:val="0"/>
            <w:sz w:val="24"/>
            <w:szCs w:val="24"/>
            <w:lang w:val="en-US" w:eastAsia="zh-CN" w:bidi="ar"/>
          </w:rPr>
          <w:t>意见气候响应则影响表达在何时被激活，以及这种参与能否延续。将该响应固定为中性水平（D=1）后，玩梗型作者的前期发帖增加，晚期参与率却由47.8%降至17.1%（图5）。这一干预同时取消了同类内容较少时的表达抑制，以及同类内容较多时的响应增益。过程记录还显示，前期参与增加伴随着后续更多的累计同类接触，以及更强的接触衰减。因而，当前信息流对表达的作用会与此前形成的接触历史共同发挥影响，前期更活跃也可能伴随后期参与减弱。</w:t>
        </w:r>
      </w:ins>
    </w:p>
    <w:p w14:paraId="5290EC93">
      <w:pPr>
        <w:keepNext w:val="0"/>
        <w:keepLines w:val="0"/>
        <w:widowControl/>
        <w:suppressLineNumbers w:val="0"/>
        <w:jc w:val="left"/>
        <w:rPr>
          <w:ins w:id="125" w:author="张地灵" w:date="2026-10-18T14:40:03Z"/>
          <w:rFonts w:ascii="宋体" w:hAnsi="宋体" w:eastAsia="宋体" w:cs="宋体"/>
          <w:color w:val="000000"/>
          <w:kern w:val="0"/>
          <w:sz w:val="24"/>
          <w:szCs w:val="24"/>
          <w:lang w:val="en-US" w:eastAsia="zh-CN" w:bidi="ar"/>
        </w:rPr>
      </w:pPr>
    </w:p>
    <w:p w14:paraId="2FBBABA8">
      <w:pPr>
        <w:keepNext w:val="0"/>
        <w:keepLines w:val="0"/>
        <w:rPr>
          <w:del w:id="126" w:author="张地灵" w:date="2026-10-18T14:40:03Z"/>
        </w:rPr>
      </w:pPr>
      <w:del w:id="127" w:author="张地灵" w:date="2026-10-18T14:40:03Z">
        <w:r>
          <w:rPr>
            <w:rFonts w:ascii="Times New Roman" w:hAnsi="Times New Roman" w:eastAsia="宋体" w:cs="Times New Roman"/>
            <w:color w:val="000000"/>
            <w:sz w:val="24"/>
            <w:szCs w:val="24"/>
          </w:rPr>
          <w:delText>将R固定为1后，表达效用始终等于D，当前信息流响应持续决定表达，取代了随累计接触衰减并向常态水平回归的过程。W14—W18，全体智能体的参与率由19.1%升至49.2%。其他群体持续供给的同时，玩梗型作者晚期所见的同类内容比例与D均更低，支撑其参与的响应也随之减弱（图5）。W19—W22，玩梗型作者在全部生成帖中的供给份额由65.6%降至12.6%，玩梗类内容在其他作者群体信息流中的展示份额也由20.2%降至7.8%。这些变化将持续参与、表达条件的改变，以及公共供给与可见位置的重组连接起来。经过反复的选择、发布与再次分发，个人表达判定持续重组各作者群体所贡献表达的供给份额与可见位置，最终在模拟社交媒体中形成分化的逝者表征轨迹。</w:delText>
        </w:r>
      </w:del>
    </w:p>
    <w:p w14:paraId="71976A85">
      <w:pPr>
        <w:keepNext/>
        <w:spacing w:before="140" w:after="80" w:line="240" w:lineRule="auto"/>
        <w:ind w:firstLine="0"/>
        <w:jc w:val="center"/>
      </w:pPr>
      <w:r>
        <w:drawing>
          <wp:inline distT="0" distB="0" distL="0" distR="0">
            <wp:extent cx="5731510" cy="4385310"/>
            <wp:effectExtent l="0" t="0" r="0" b="0"/>
            <wp:doc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pic:cNvPicPr>
                      <a:picLocks noChangeAspect="1" noChangeArrowheads="1"/>
                    </pic:cNvPicPr>
                  </pic:nvPicPr>
                  <pic:blipFill>
                    <a:blip r:embed="rId13"/>
                    <a:srcRect/>
                    <a:stretch>
                      <a:fillRect/>
                    </a:stretch>
                  </pic:blipFill>
                  <pic:spPr>
                    <a:xfrm>
                      <a:off x="0" y="0"/>
                      <a:ext cx="5731510" cy="4385494"/>
                    </a:xfrm>
                    <a:prstGeom prst="rect">
                      <a:avLst/>
                    </a:prstGeom>
                  </pic:spPr>
                </pic:pic>
              </a:graphicData>
            </a:graphic>
          </wp:inline>
        </w:drawing>
      </w:r>
    </w:p>
    <w:p w14:paraId="7CED495E">
      <w:pPr>
        <w:keepNext/>
        <w:spacing w:before="0" w:after="60" w:line="300" w:lineRule="exact"/>
        <w:ind w:firstLine="0"/>
        <w:jc w:val="center"/>
      </w:pPr>
      <w:r>
        <w:rPr>
          <w:rFonts w:ascii="Times New Roman" w:hAnsi="Times New Roman" w:eastAsia="宋体" w:cs="Times New Roman"/>
          <w:b/>
          <w:bCs/>
          <w:color w:val="000000"/>
          <w:sz w:val="21"/>
          <w:szCs w:val="21"/>
        </w:rPr>
        <w:t>图5　表达组件干预下的参与变化与供给、可见位置重组</w:t>
      </w:r>
    </w:p>
    <w:p w14:paraId="5AEB37AB">
      <w:pPr>
        <w:keepNext w:val="0"/>
        <w:keepLines w:val="0"/>
        <w:widowControl/>
        <w:suppressLineNumbers w:val="0"/>
        <w:jc w:val="left"/>
        <w:rPr>
          <w:ins w:id="128" w:author="张地灵" w:date="2026-10-18T14:40:34Z"/>
          <w:rFonts w:ascii="宋体" w:hAnsi="宋体" w:eastAsia="宋体" w:cs="宋体"/>
          <w:color w:val="000000"/>
          <w:kern w:val="0"/>
          <w:sz w:val="24"/>
          <w:szCs w:val="24"/>
          <w:lang w:val="en-US" w:eastAsia="zh-CN" w:bidi="ar"/>
        </w:rPr>
      </w:pPr>
      <w:ins w:id="129" w:author="张地灵" w:date="2026-10-18T14:40:26Z">
        <w:r>
          <w:rPr>
            <w:rFonts w:ascii="宋体" w:hAnsi="宋体" w:eastAsia="宋体" w:cs="宋体"/>
            <w:color w:val="000000"/>
            <w:kern w:val="0"/>
            <w:sz w:val="24"/>
            <w:szCs w:val="24"/>
            <w:lang w:val="en-US" w:eastAsia="zh-CN" w:bidi="ar"/>
          </w:rPr>
          <w:t>取消随累计接触发生的衰减（R=1）后，总体参与增加，却没有维持玩梗型作者的晚期优势。W14—W18，全体智能体的参与率由19.1%升至49.2%；但到W19—W22，玩梗型作者在全部生成帖中的份额由65.6%降至12.6%（图5）。其他群体持续供给的同时，玩梗型作者接触到的同类内容比例及相应表达响应均更低；其他作者信息流中全部玩梗类内容的展示份额也由20.2%降至7.8%，这里包含外部帖与生成帖。这说明，在该模拟条件下，某一群体能否取得较大的供给份额与可见位置，同时取决于自身参与以及其他群体持续表达的程度。</w:t>
        </w:r>
      </w:ins>
    </w:p>
    <w:p w14:paraId="55E39AA8">
      <w:pPr>
        <w:keepNext w:val="0"/>
        <w:keepLines w:val="0"/>
        <w:widowControl/>
        <w:suppressLineNumbers w:val="0"/>
        <w:jc w:val="left"/>
        <w:rPr>
          <w:ins w:id="130" w:author="张地灵" w:date="2026-10-18T14:40:34Z"/>
        </w:rPr>
      </w:pPr>
      <w:ins w:id="131" w:author="张地灵" w:date="2026-10-18T14:40:34Z">
        <w:r>
          <w:rPr>
            <w:rFonts w:ascii="宋体" w:hAnsi="宋体" w:eastAsia="宋体" w:cs="宋体"/>
            <w:color w:val="000000"/>
            <w:kern w:val="0"/>
            <w:sz w:val="24"/>
            <w:szCs w:val="24"/>
            <w:lang w:val="en-US" w:eastAsia="zh-CN" w:bidi="ar"/>
          </w:rPr>
          <w:t>综合来看，</w:t>
        </w:r>
      </w:ins>
      <w:ins w:id="132" w:author="张地灵" w:date="2026-10-18T15:07:40Z">
        <w:r>
          <w:rPr>
            <w:rFonts w:hint="eastAsia" w:ascii="宋体" w:hAnsi="宋体" w:cs="宋体"/>
            <w:color w:val="000000"/>
            <w:kern w:val="0"/>
            <w:sz w:val="24"/>
            <w:szCs w:val="24"/>
            <w:lang w:val="en-US" w:eastAsia="zh-CN" w:bidi="ar"/>
          </w:rPr>
          <w:t>仿真</w:t>
        </w:r>
      </w:ins>
      <w:ins w:id="133" w:author="张地灵" w:date="2026-10-18T15:07:41Z">
        <w:r>
          <w:rPr>
            <w:rFonts w:hint="eastAsia" w:ascii="宋体" w:hAnsi="宋体" w:cs="宋体"/>
            <w:color w:val="000000"/>
            <w:kern w:val="0"/>
            <w:sz w:val="24"/>
            <w:szCs w:val="24"/>
            <w:lang w:val="en-US" w:eastAsia="zh-CN" w:bidi="ar"/>
          </w:rPr>
          <w:t>的</w:t>
        </w:r>
      </w:ins>
      <w:ins w:id="134" w:author="张地灵" w:date="2026-10-18T15:07:42Z">
        <w:r>
          <w:rPr>
            <w:rFonts w:hint="eastAsia" w:ascii="宋体" w:hAnsi="宋体" w:cs="宋体"/>
            <w:color w:val="000000"/>
            <w:kern w:val="0"/>
            <w:sz w:val="24"/>
            <w:szCs w:val="24"/>
            <w:lang w:val="en-US" w:eastAsia="zh-CN" w:bidi="ar"/>
          </w:rPr>
          <w:t>结果</w:t>
        </w:r>
      </w:ins>
      <w:ins w:id="135" w:author="张地灵" w:date="2026-10-18T14:40:34Z">
        <w:r>
          <w:rPr>
            <w:rFonts w:ascii="宋体" w:hAnsi="宋体" w:eastAsia="宋体" w:cs="宋体"/>
            <w:color w:val="000000"/>
            <w:kern w:val="0"/>
            <w:sz w:val="24"/>
            <w:szCs w:val="24"/>
            <w:lang w:val="en-US" w:eastAsia="zh-CN" w:bidi="ar"/>
          </w:rPr>
          <w:t>支持</w:t>
        </w:r>
      </w:ins>
      <w:ins w:id="136" w:author="张地灵" w:date="2026-10-18T15:07:53Z">
        <w:r>
          <w:rPr>
            <w:rFonts w:hint="eastAsia" w:ascii="宋体" w:hAnsi="宋体" w:cs="宋体"/>
            <w:color w:val="000000"/>
            <w:kern w:val="0"/>
            <w:sz w:val="24"/>
            <w:szCs w:val="24"/>
            <w:lang w:val="en-US" w:eastAsia="zh-CN" w:bidi="ar"/>
          </w:rPr>
          <w:t>我们</w:t>
        </w:r>
      </w:ins>
      <w:ins w:id="137" w:author="张地灵" w:date="2026-10-18T15:07:54Z">
        <w:r>
          <w:rPr>
            <w:rFonts w:hint="eastAsia" w:ascii="宋体" w:hAnsi="宋体" w:cs="宋体"/>
            <w:color w:val="000000"/>
            <w:kern w:val="0"/>
            <w:sz w:val="24"/>
            <w:szCs w:val="24"/>
            <w:lang w:val="en-US" w:eastAsia="zh-CN" w:bidi="ar"/>
          </w:rPr>
          <w:t>所</w:t>
        </w:r>
      </w:ins>
      <w:ins w:id="138" w:author="张地灵" w:date="2026-10-18T15:07:55Z">
        <w:r>
          <w:rPr>
            <w:rFonts w:hint="eastAsia" w:ascii="宋体" w:hAnsi="宋体" w:cs="宋体"/>
            <w:color w:val="000000"/>
            <w:kern w:val="0"/>
            <w:sz w:val="24"/>
            <w:szCs w:val="24"/>
            <w:lang w:val="en-US" w:eastAsia="zh-CN" w:bidi="ar"/>
          </w:rPr>
          <w:t>提出的</w:t>
        </w:r>
      </w:ins>
      <w:ins w:id="139" w:author="张地灵" w:date="2026-10-18T14:40:34Z">
        <w:r>
          <w:rPr>
            <w:rFonts w:ascii="宋体" w:hAnsi="宋体" w:eastAsia="宋体" w:cs="宋体"/>
            <w:color w:val="000000"/>
            <w:kern w:val="0"/>
            <w:sz w:val="24"/>
            <w:szCs w:val="24"/>
            <w:lang w:val="en-US" w:eastAsia="zh-CN" w:bidi="ar"/>
          </w:rPr>
          <w:t>连接可见性与表达参与的反馈机制：策展制度组织个人接触，个人接触与此前的接触积累共同影响表达，新增表达再通过分发改变后续信息环境。随着这一过程反复展开，各作者群体在不同阶段的参与和持续程度发生分化，进而重组公共供给及其可见位置。即使作者类型始终固定，模拟中的主导表征仍可发生转移，为理解悼念退潮与玩梗兴起之间的传播过程提供机制解释。</w:t>
        </w:r>
      </w:ins>
    </w:p>
    <w:p w14:paraId="65D87456">
      <w:pPr>
        <w:keepNext w:val="0"/>
        <w:keepLines w:val="0"/>
        <w:widowControl/>
        <w:suppressLineNumbers w:val="0"/>
        <w:jc w:val="left"/>
        <w:rPr>
          <w:ins w:id="140" w:author="张地灵" w:date="2026-10-18T14:40:26Z"/>
          <w:rFonts w:ascii="宋体" w:hAnsi="宋体" w:eastAsia="宋体" w:cs="宋体"/>
          <w:color w:val="000000"/>
          <w:kern w:val="0"/>
          <w:sz w:val="24"/>
          <w:szCs w:val="24"/>
          <w:lang w:val="en-US" w:eastAsia="zh-CN" w:bidi="ar"/>
        </w:rPr>
      </w:pPr>
    </w:p>
    <w:p w14:paraId="05CBDB56">
      <w:pPr>
        <w:keepNext w:val="0"/>
        <w:keepLines w:val="0"/>
        <w:rPr>
          <w:del w:id="141" w:author="张地灵" w:date="2026-10-18T14:40:26Z"/>
        </w:rPr>
      </w:pPr>
      <w:del w:id="142" w:author="张地灵" w:date="2026-10-18T14:40:26Z">
        <w:r>
          <w:rPr>
            <w:rFonts w:ascii="Times New Roman" w:hAnsi="Times New Roman" w:eastAsia="宋体" w:cs="Times New Roman"/>
            <w:color w:val="000000"/>
            <w:sz w:val="24"/>
            <w:szCs w:val="24"/>
          </w:rPr>
          <w:delText>在共同外部输入与固定群体条件下，不同策展制度形成了分化的供给轨迹。时序和兴趣制度均呈现悼念型供给集中、玩梗型作者供给随后在晚期增长并占多数的变化，随机制度的晚期玩梗型供给则较为有限。各制度的过程记录与兴趣制度内的组件消融，将个人接触、表达参与和生成帖再流通连接起来，说明参与时机与持续程度的变化如何进一步重组后续接触及供给构成。这些模型发现与第三章的平台观察相结合，为讨论算法策展与用户表达如何共同组织逝者数字表征提供了依据。</w:delText>
        </w:r>
      </w:del>
    </w:p>
    <w:p w14:paraId="7B069CDB">
      <w:pPr>
        <w:pStyle w:val="2"/>
        <w:keepNext/>
        <w:keepLines/>
        <w:spacing w:before="240" w:after="100" w:line="400" w:lineRule="exact"/>
        <w:ind w:firstLine="0"/>
      </w:pPr>
      <w:r>
        <w:rPr>
          <w:rFonts w:ascii="Times New Roman" w:hAnsi="Times New Roman" w:eastAsia="宋体" w:cs="Times New Roman"/>
          <w:b/>
          <w:bCs/>
          <w:color w:val="000000"/>
          <w:sz w:val="28"/>
          <w:szCs w:val="28"/>
        </w:rPr>
        <w:t>五、讨论与结论</w:t>
      </w:r>
    </w:p>
    <w:p w14:paraId="3EDEF90E">
      <w:pPr>
        <w:keepNext w:val="0"/>
        <w:keepLines w:val="0"/>
      </w:pPr>
      <w:r>
        <w:rPr>
          <w:rFonts w:ascii="Times New Roman" w:hAnsi="Times New Roman" w:eastAsia="宋体" w:cs="Times New Roman"/>
          <w:color w:val="000000"/>
          <w:sz w:val="24"/>
          <w:szCs w:val="24"/>
        </w:rPr>
        <w:t>逝者的公共形象形成于纪念、讨论与玩梗再利用之间不断变化的关系之中。</w:t>
      </w:r>
      <w:ins w:id="143" w:author="张地灵" w:date="2026-10-18T15:08:43Z">
        <w:r>
          <w:rPr>
            <w:rFonts w:hint="eastAsia" w:cs="Times New Roman"/>
            <w:color w:val="000000"/>
            <w:sz w:val="24"/>
            <w:szCs w:val="24"/>
            <w:lang w:val="en-US" w:eastAsia="zh-CN"/>
          </w:rPr>
          <w:t>我们</w:t>
        </w:r>
      </w:ins>
      <w:ins w:id="144" w:author="张地灵" w:date="2026-10-18T15:08:45Z">
        <w:r>
          <w:rPr>
            <w:rFonts w:hint="eastAsia" w:cs="Times New Roman"/>
            <w:color w:val="000000"/>
            <w:sz w:val="24"/>
            <w:szCs w:val="24"/>
            <w:lang w:val="en-US" w:eastAsia="zh-CN"/>
          </w:rPr>
          <w:t>借助</w:t>
        </w:r>
      </w:ins>
      <w:r>
        <w:rPr>
          <w:rFonts w:ascii="Times New Roman" w:hAnsi="Times New Roman" w:eastAsia="宋体" w:cs="Times New Roman"/>
          <w:color w:val="000000"/>
          <w:sz w:val="24"/>
          <w:szCs w:val="24"/>
        </w:rPr>
        <w:t>平台分析与仿真从互补的角度考察这一过程，前者追踪表征格局，后者解释这类格局如何在传播中生成。</w:t>
      </w:r>
      <w:ins w:id="145" w:author="张地灵" w:date="2026-10-18T15:17:48Z">
        <w:r>
          <w:rPr>
            <w:rFonts w:hint="eastAsia" w:ascii="Times New Roman" w:hAnsi="Times New Roman" w:eastAsia="宋体" w:cs="Times New Roman"/>
            <w:color w:val="000000"/>
            <w:sz w:val="24"/>
            <w:szCs w:val="24"/>
          </w:rPr>
          <w:t>两项研究共同提示，理解逝者数字表征的演化，需要关注不同表达群体何时参与、持续多久，以及其表达如何被再次传播。</w:t>
        </w:r>
      </w:ins>
      <w:del w:id="146" w:author="张地灵" w:date="2026-10-18T15:17:48Z">
        <w:r>
          <w:rPr>
            <w:rFonts w:ascii="Times New Roman" w:hAnsi="Times New Roman" w:eastAsia="宋体" w:cs="Times New Roman"/>
            <w:color w:val="000000"/>
            <w:sz w:val="24"/>
            <w:szCs w:val="24"/>
          </w:rPr>
          <w:delText>两项研究由此将公共表达的时间组织置于分析的中心。</w:delText>
        </w:r>
      </w:del>
      <w:r>
        <w:rPr>
          <w:rFonts w:ascii="Times New Roman" w:hAnsi="Times New Roman" w:eastAsia="宋体" w:cs="Times New Roman"/>
          <w:color w:val="000000"/>
          <w:sz w:val="24"/>
          <w:szCs w:val="24"/>
        </w:rPr>
        <w:t>下文围绕表征如何随时间重组、表达参与如何推动这一过程，以及策展如何组织其发生条件展开讨论。</w:t>
      </w:r>
    </w:p>
    <w:p w14:paraId="64A83A22">
      <w:pPr>
        <w:pStyle w:val="3"/>
        <w:keepNext/>
        <w:keepLines/>
        <w:spacing w:before="160" w:after="80" w:line="400" w:lineRule="exact"/>
        <w:ind w:firstLine="0"/>
      </w:pPr>
      <w:r>
        <w:rPr>
          <w:rFonts w:ascii="Times New Roman" w:hAnsi="Times New Roman" w:eastAsia="宋体" w:cs="Times New Roman"/>
          <w:b/>
          <w:bCs/>
          <w:color w:val="000000"/>
          <w:sz w:val="24"/>
          <w:szCs w:val="24"/>
        </w:rPr>
        <w:t>（一）时序演化中的公共表征重组</w:t>
      </w:r>
    </w:p>
    <w:p w14:paraId="3A74B58B">
      <w:pPr>
        <w:keepNext w:val="0"/>
        <w:keepLines w:val="0"/>
        <w:rPr>
          <w:ins w:id="147" w:author="张地灵" w:date="2026-10-18T15:57:22Z"/>
          <w:rFonts w:hint="eastAsia"/>
        </w:rPr>
      </w:pPr>
      <w:ins w:id="148" w:author="张地灵" w:date="2026-10-18T15:57:22Z">
        <w:r>
          <w:rPr>
            <w:rFonts w:hint="eastAsia"/>
          </w:rPr>
          <w:t>持续被提及与以何种方式被呈现，是理解逝后公共记忆的两个不同问题。关注度的升降刻画人物在公共讨论中受到多少注意，内容构成的变化则揭示哪些人物身份和表达形式在不同阶段占据突出位置。既有研究分别从逝后注意力与平台化记忆实践出发理解这一过程（West等，2021；Adriaansen与Smit，2025），本研究进一步将二者联系到不同表达之间的相对变化。当职业讨论、悼念与玩梗在不同阶段获得不同位置时，人物被呈现为专业人士、纪念对象或再创作素材的方式也随之变化。由此，数字记忆的延续可以伴随人物意义的重组，同一人物持续出现在公共空间中，并不要求同一种人物叙事始终占据主导。</w:t>
        </w:r>
      </w:ins>
    </w:p>
    <w:p w14:paraId="436B328C">
      <w:pPr>
        <w:keepNext w:val="0"/>
        <w:keepLines w:val="0"/>
        <w:rPr>
          <w:ins w:id="149" w:author="张地灵" w:date="2026-10-18T15:57:14Z"/>
          <w:rFonts w:ascii="Times New Roman" w:hAnsi="Times New Roman" w:eastAsia="宋体" w:cs="Times New Roman"/>
          <w:color w:val="000000"/>
          <w:sz w:val="24"/>
          <w:szCs w:val="24"/>
        </w:rPr>
      </w:pPr>
      <w:ins w:id="150" w:author="张地灵" w:date="2026-10-18T15:57:22Z">
        <w:r>
          <w:rPr>
            <w:rFonts w:hint="eastAsia"/>
          </w:rPr>
          <w:t>平台差异进一步表明，这种重组具有具体的传播情境。抖音与小红书呈现出一定的共同变化顺序，却没有形成完全相同的晚期构成，玩梗的文化作用也需要放在它与其他表达的关系中理解。死亡相关迷因可以混合幽默、批评与哀悼话语，具有不同的表达意图（Bou-Franch与Yus，2025）。在本研究中，玩梗的增长首先意味着人物素材的再利用获得了更大的公共位置；它既可能延续人物的可辨识性，也可能改变人物与原有职业、经历及纪念语境的联系。本文因而将玩梗纳入逝者表征的持续形成过程，关注其何时突出、与哪些表达并存，以及这种关系如何因平台而异。</w:t>
        </w:r>
      </w:ins>
    </w:p>
    <w:p w14:paraId="56946176">
      <w:pPr>
        <w:pStyle w:val="3"/>
        <w:keepNext/>
        <w:keepLines/>
        <w:spacing w:before="160" w:after="80" w:line="400" w:lineRule="exact"/>
        <w:ind w:firstLine="0"/>
      </w:pPr>
      <w:r>
        <w:rPr>
          <w:rFonts w:ascii="Times New Roman" w:hAnsi="Times New Roman" w:eastAsia="宋体" w:cs="Times New Roman"/>
          <w:b/>
          <w:bCs/>
          <w:color w:val="000000"/>
          <w:sz w:val="24"/>
          <w:szCs w:val="24"/>
        </w:rPr>
        <w:t>（二）选择性表达与公共表征的循环生成</w:t>
      </w:r>
      <w:r>
        <w:commentReference w:id="18"/>
      </w:r>
    </w:p>
    <w:p w14:paraId="4C7D72B5">
      <w:pPr>
        <w:keepNext w:val="0"/>
        <w:keepLines w:val="0"/>
      </w:pPr>
      <w:r>
        <w:rPr>
          <w:rFonts w:ascii="Times New Roman" w:hAnsi="Times New Roman" w:eastAsia="宋体" w:cs="Times New Roman"/>
          <w:color w:val="000000"/>
          <w:sz w:val="24"/>
          <w:szCs w:val="24"/>
        </w:rPr>
        <w:t>仿真提供了一种生成性解释，说明既有群体之间表达参与的重新分配，如何改变公共表达。在作者类型固定的条件下，接触与参与的差异形成了不同的供给贡献及后续可见位置。这一过程将描绘个人接触形成机制的策展流框架（Thorson与Wells，2016），与追踪输出如何改变后续输入的反馈回路视角（Trilling，2024）联系起来。在本模型中，连接二者的环节是公开发表的表达。每次发布都为共同的信息环境提供内容，后续个人信息流从中形成。公共表征由此通过群体间相互衔接的选择与参与逐步生成。</w:t>
      </w:r>
    </w:p>
    <w:p w14:paraId="3C1B4101">
      <w:pPr>
        <w:keepNext w:val="0"/>
        <w:keepLines w:val="0"/>
      </w:pPr>
      <w:r>
        <w:rPr>
          <w:rFonts w:ascii="Times New Roman" w:hAnsi="Times New Roman" w:eastAsia="宋体" w:cs="Times New Roman"/>
          <w:color w:val="000000"/>
          <w:sz w:val="24"/>
          <w:szCs w:val="24"/>
        </w:rPr>
        <w:t>组件比较进一步凸显了这一过程中参与时机与持续程度的作用。兴趣制度下，表达前移伴随着更多的累计接触，其他群体持续供给的同时，玩梗型作者后续参与所面对的条件也发生变化。这些格局支持这样一种解释，即当前响应与接触历史共同组织公共表达的先后展开。一个群体可以随着自身参与增加、其他表达退潮而更加突出，其他群体的持续活跃也可能削弱其相对位置。因此，解释玩梗型作者较晚获得突出位置，需要关注不同声音在各阶段的可获得程度，以及较早表达所形成的后续接触。</w:t>
      </w:r>
    </w:p>
    <w:p w14:paraId="4FB36AE5">
      <w:pPr>
        <w:pStyle w:val="3"/>
        <w:keepNext/>
        <w:keepLines/>
        <w:spacing w:before="160" w:after="80" w:line="400" w:lineRule="exact"/>
        <w:ind w:firstLine="0"/>
      </w:pPr>
      <w:r>
        <w:rPr>
          <w:rFonts w:ascii="Times New Roman" w:hAnsi="Times New Roman" w:eastAsia="宋体" w:cs="Times New Roman"/>
          <w:b/>
          <w:bCs/>
          <w:color w:val="000000"/>
          <w:sz w:val="24"/>
          <w:szCs w:val="24"/>
        </w:rPr>
        <w:t>（三）策展制度与平台差异的机制理解</w:t>
      </w:r>
    </w:p>
    <w:p w14:paraId="4713D555">
      <w:pPr>
        <w:keepNext w:val="0"/>
        <w:keepLines w:val="0"/>
      </w:pPr>
      <w:r>
        <w:rPr>
          <w:rFonts w:ascii="Times New Roman" w:hAnsi="Times New Roman" w:eastAsia="宋体" w:cs="Times New Roman"/>
          <w:color w:val="000000"/>
          <w:sz w:val="24"/>
          <w:szCs w:val="24"/>
        </w:rPr>
        <w:t>策展组织了这些时间关系得以展开的条件。尽管增长轨迹不同，时序和兴趣制度均形成了较多的晚期玩梗型作者供给。比较表明，供给集中可以在不止一种可见性安排下出现。内容选择、保留和再流通的差异，影响哪些表达能够持续可用，以及既有群体何时接触到它们。这与Metzler和Garcia（2024）将算法机制置于社会动力推动的反馈之中的认识相呼应。用于理解逝者表征时，本文的推进在于将策展视为对持续表达与再次可见机会的组织。其后果随着这些机会所支持的供给变化而逐渐展开。</w:t>
      </w:r>
    </w:p>
    <w:p w14:paraId="514A67F1">
      <w:pPr>
        <w:keepNext w:val="0"/>
        <w:keepLines w:val="0"/>
      </w:pPr>
      <w:ins w:id="151" w:author="张地灵" w:date="2026-10-18T16:54:17Z">
        <w:r>
          <w:rPr>
            <w:rFonts w:hint="eastAsia" w:ascii="Times New Roman" w:hAnsi="Times New Roman" w:eastAsia="宋体" w:cs="Times New Roman"/>
            <w:color w:val="000000"/>
            <w:sz w:val="24"/>
            <w:szCs w:val="24"/>
          </w:rPr>
          <w:t>这一认识使平台比较能够从内容差异推进到表达条件的比较。</w:t>
        </w:r>
      </w:ins>
      <w:r>
        <w:rPr>
          <w:rFonts w:ascii="Times New Roman" w:hAnsi="Times New Roman" w:eastAsia="宋体" w:cs="Times New Roman"/>
          <w:color w:val="000000"/>
          <w:sz w:val="24"/>
          <w:szCs w:val="24"/>
        </w:rPr>
        <w:t>抖音与小红书的观察提出了共同事件之后轨迹何以分化的经验问题，制度比较则展示了在受控模型条件下，可见性安排的差异如何形成分化。二者通过接触与参与的组织方式相连接，用户构成与内容实践仍是解释现实平台时需要考虑的因素。就平台评估而言，这些发现提示将不同声音的持续程度、供给份额及其跨群体可见性纳入考察。对这些维度进行纵向评估，有助于检验分发安排的变化，是维持了多样的公共表达，还是使表征集中于更窄的表达形式。</w:t>
      </w:r>
    </w:p>
    <w:p w14:paraId="67FC63A7">
      <w:pPr>
        <w:pStyle w:val="3"/>
        <w:keepNext/>
        <w:keepLines/>
        <w:spacing w:before="160" w:after="80" w:line="400" w:lineRule="exact"/>
        <w:ind w:firstLine="0"/>
      </w:pPr>
      <w:r>
        <w:rPr>
          <w:rFonts w:ascii="Times New Roman" w:hAnsi="Times New Roman" w:eastAsia="宋体" w:cs="Times New Roman"/>
          <w:b/>
          <w:bCs/>
          <w:color w:val="000000"/>
          <w:sz w:val="24"/>
          <w:szCs w:val="24"/>
        </w:rPr>
        <w:t>（四）研究局限与后续方向</w:t>
      </w:r>
    </w:p>
    <w:p w14:paraId="26E42FC2">
      <w:pPr>
        <w:keepNext w:val="0"/>
        <w:keepLines w:val="0"/>
      </w:pPr>
      <w:r>
        <w:rPr>
          <w:rFonts w:ascii="Times New Roman" w:hAnsi="Times New Roman" w:eastAsia="宋体" w:cs="Times New Roman"/>
          <w:color w:val="000000"/>
          <w:sz w:val="24"/>
          <w:szCs w:val="24"/>
        </w:rPr>
        <w:t>现实分析以特定时段内通过关键词检索取得的抖音与小红书帖文为范围，围绕一位公众人物展开，人工抽检用于评估内容编码的一致性。平台比较以这一采集流程可获得的帖文为依据，仿真则使用另行冻结的三个平台来源输入，并按作者群体追踪供给与展示。后续研究可通过生成帖的独立语义编码，以及用户如何理解所见内容的纵向测量，将这些分析层次连接起来。对不同逝世事件与平台进行比较，也有助于辨别这些时序格局如何随人物经历、社群构成与传播情境而变化。</w:t>
      </w:r>
    </w:p>
    <w:p w14:paraId="3D6769F7">
      <w:pPr>
        <w:keepNext/>
        <w:keepLines w:val="0"/>
      </w:pPr>
      <w:r>
        <w:rPr>
          <w:rFonts w:ascii="Times New Roman" w:hAnsi="Times New Roman" w:eastAsia="宋体" w:cs="Times New Roman"/>
          <w:color w:val="000000"/>
          <w:sz w:val="24"/>
          <w:szCs w:val="24"/>
        </w:rPr>
        <w:t>机制发现建立在作者群体固定、行为参数共用，以及三个种子共用同一人口与行动表的条件之下。制度对照比较的是内容选择、保留与再流通的完整安排，组件消融则在兴趣制度内开展。这些干预呈现的是整条反馈路径的变化，其中R的比较同时改变了衰减及向常态水平回归的过程。完整模型与消融分批运行，生成服务配置存在差异，生成条件尚未完全匹配。同期对照、参与群体与生成模型的变化，以及分别操纵内容保留和再流通的比较，有助于考察结果稳定性并进一步区分各环节的作用。</w:t>
      </w:r>
    </w:p>
    <w:p w14:paraId="0375CF4F">
      <w:pPr>
        <w:keepNext w:val="0"/>
        <w:keepLines/>
      </w:pPr>
      <w:r>
        <w:rPr>
          <w:rFonts w:ascii="Times New Roman" w:hAnsi="Times New Roman" w:eastAsia="宋体" w:cs="Times New Roman"/>
          <w:color w:val="000000"/>
          <w:sz w:val="24"/>
          <w:szCs w:val="24"/>
        </w:rPr>
        <w:t>逝者数字表征在不同表达的公共在场中持续形成。通过将时间与平台间的差异，同可追踪的接触、参与和再分发过程联系起来，本文说明了这种公共在场如何被重新组织。策展塑造表达得以发生的接触机会，已经发布的表达又为后续接触提供条件。数字形象由此在不同公共声音的时间分布中逐渐形成。理解逝者被如何记住，也就需要考察不同声音如何随时间获得并维持公共位置。</w:t>
      </w:r>
    </w:p>
    <w:p w14:paraId="26CFF878">
      <w:pPr>
        <w:pStyle w:val="2"/>
        <w:keepNext/>
        <w:pageBreakBefore/>
        <w:spacing w:before="0" w:after="160"/>
        <w:ind w:firstLine="0"/>
      </w:pPr>
      <w:r>
        <w:rPr>
          <w:rFonts w:ascii="Times New Roman" w:hAnsi="Times New Roman" w:eastAsia="宋体" w:cs="Times New Roman"/>
          <w:b/>
          <w:bCs/>
          <w:color w:val="000000"/>
          <w:sz w:val="28"/>
          <w:szCs w:val="28"/>
        </w:rPr>
        <w:t>参考文献</w:t>
      </w:r>
    </w:p>
    <w:p w14:paraId="35AD20E9">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Adriaansen, R. J., &amp; Smit, R. (2025). Collective memory and social media. </w:t>
      </w:r>
      <w:r>
        <w:rPr>
          <w:rFonts w:ascii="Times New Roman" w:hAnsi="Times New Roman" w:eastAsia="宋体" w:cs="Times New Roman"/>
          <w:i/>
          <w:iCs/>
          <w:color w:val="000000"/>
          <w:sz w:val="24"/>
          <w:szCs w:val="24"/>
        </w:rPr>
        <w:t>Current Opinion in Psychology, 65</w:t>
      </w:r>
      <w:r>
        <w:rPr>
          <w:rFonts w:ascii="Times New Roman" w:hAnsi="Times New Roman" w:eastAsia="宋体" w:cs="Times New Roman"/>
          <w:i w:val="0"/>
          <w:iCs w:val="0"/>
          <w:color w:val="000000"/>
          <w:sz w:val="24"/>
          <w:szCs w:val="24"/>
        </w:rPr>
        <w:t>, Article 102077. https://doi.org/10.1016/j.copsyc.2025.102077</w:t>
      </w:r>
    </w:p>
    <w:p w14:paraId="17E3008B">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Bou-Franch, P., &amp; Yus, F. (2025). Humour in times of mourning? A contrastive analysis of memes. </w:t>
      </w:r>
      <w:r>
        <w:rPr>
          <w:rFonts w:ascii="Times New Roman" w:hAnsi="Times New Roman" w:eastAsia="宋体" w:cs="Times New Roman"/>
          <w:i/>
          <w:iCs/>
          <w:color w:val="000000"/>
          <w:sz w:val="24"/>
          <w:szCs w:val="24"/>
        </w:rPr>
        <w:t>European Journal of Humour Research, 13</w:t>
      </w:r>
      <w:r>
        <w:rPr>
          <w:rFonts w:ascii="Times New Roman" w:hAnsi="Times New Roman" w:eastAsia="宋体" w:cs="Times New Roman"/>
          <w:i w:val="0"/>
          <w:iCs w:val="0"/>
          <w:color w:val="000000"/>
          <w:sz w:val="24"/>
          <w:szCs w:val="24"/>
        </w:rPr>
        <w:t>(2), 1–25. https://doi.org/10.7592/EJHR.2025.13.2.1070</w:t>
      </w:r>
    </w:p>
    <w:p w14:paraId="14E89359">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Cabrera, B., Ross, B., Röchert, D., Brünker, F., &amp; Stieglitz, S. (2021). The influence of community structure on opinion expression: An agent-based model. </w:t>
      </w:r>
      <w:r>
        <w:rPr>
          <w:rFonts w:ascii="Times New Roman" w:hAnsi="Times New Roman" w:eastAsia="宋体" w:cs="Times New Roman"/>
          <w:i/>
          <w:iCs/>
          <w:color w:val="000000"/>
          <w:sz w:val="24"/>
          <w:szCs w:val="24"/>
        </w:rPr>
        <w:t>Journal of Business Economics, 91</w:t>
      </w:r>
      <w:r>
        <w:rPr>
          <w:rFonts w:ascii="Times New Roman" w:hAnsi="Times New Roman" w:eastAsia="宋体" w:cs="Times New Roman"/>
          <w:i w:val="0"/>
          <w:iCs w:val="0"/>
          <w:color w:val="000000"/>
          <w:sz w:val="24"/>
          <w:szCs w:val="24"/>
        </w:rPr>
        <w:t>(9), 1331–1355. https://doi.org/10.1007/s11573-021-01064-7</w:t>
      </w:r>
    </w:p>
    <w:p w14:paraId="3F2BDCFF">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Candia, C., Jara-Figueroa, C., Rodriguez-Sickert, C., Barabási, A.-L., &amp; Hidalgo, C. A. (2019). The universal decay of collective memory and attention. </w:t>
      </w:r>
      <w:r>
        <w:rPr>
          <w:rFonts w:ascii="Times New Roman" w:hAnsi="Times New Roman" w:eastAsia="宋体" w:cs="Times New Roman"/>
          <w:i/>
          <w:iCs/>
          <w:color w:val="000000"/>
          <w:sz w:val="24"/>
          <w:szCs w:val="24"/>
        </w:rPr>
        <w:t>Nature Human Behaviour, 3</w:t>
      </w:r>
      <w:r>
        <w:rPr>
          <w:rFonts w:ascii="Times New Roman" w:hAnsi="Times New Roman" w:eastAsia="宋体" w:cs="Times New Roman"/>
          <w:i w:val="0"/>
          <w:iCs w:val="0"/>
          <w:color w:val="000000"/>
          <w:sz w:val="24"/>
          <w:szCs w:val="24"/>
        </w:rPr>
        <w:t>(1), 82–91. https://doi.org/10.1038/s41562-018-0474-5</w:t>
      </w:r>
    </w:p>
    <w:p w14:paraId="1AF1E73C">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Clancy, L. (2024). #MournHub and @GrieveWatch: Mediating monarchy and mourning in the digital age. </w:t>
      </w:r>
      <w:r>
        <w:rPr>
          <w:rFonts w:ascii="Times New Roman" w:hAnsi="Times New Roman" w:eastAsia="宋体" w:cs="Times New Roman"/>
          <w:i/>
          <w:iCs/>
          <w:color w:val="000000"/>
          <w:sz w:val="24"/>
          <w:szCs w:val="24"/>
        </w:rPr>
        <w:t>International Journal of Cultural Studies, 27</w:t>
      </w:r>
      <w:r>
        <w:rPr>
          <w:rFonts w:ascii="Times New Roman" w:hAnsi="Times New Roman" w:eastAsia="宋体" w:cs="Times New Roman"/>
          <w:i w:val="0"/>
          <w:iCs w:val="0"/>
          <w:color w:val="000000"/>
          <w:sz w:val="24"/>
          <w:szCs w:val="24"/>
        </w:rPr>
        <w:t>(3), 359–376.</w:t>
      </w:r>
    </w:p>
    <w:p w14:paraId="60674488">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Eriksson Krutrök, M. (2021). Algorithmic closeness in mourning: Vernaculars of the hashtag #grief on TikTok. </w:t>
      </w:r>
      <w:r>
        <w:rPr>
          <w:rFonts w:ascii="Times New Roman" w:hAnsi="Times New Roman" w:eastAsia="宋体" w:cs="Times New Roman"/>
          <w:i/>
          <w:iCs/>
          <w:color w:val="000000"/>
          <w:sz w:val="24"/>
          <w:szCs w:val="24"/>
        </w:rPr>
        <w:t>Social Media + Society, 7</w:t>
      </w:r>
      <w:r>
        <w:rPr>
          <w:rFonts w:ascii="Times New Roman" w:hAnsi="Times New Roman" w:eastAsia="宋体" w:cs="Times New Roman"/>
          <w:i w:val="0"/>
          <w:iCs w:val="0"/>
          <w:color w:val="000000"/>
          <w:sz w:val="24"/>
          <w:szCs w:val="24"/>
        </w:rPr>
        <w:t>(3), 1–12.</w:t>
      </w:r>
    </w:p>
    <w:p w14:paraId="32BEBE5D">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高嘉潞. (2024). 陌生人的社会共悼：中国特色的数字哀悼与持续性联结. 吉首大学学报（社会科学版）, 45(2), 150–160.</w:t>
      </w:r>
    </w:p>
    <w:p w14:paraId="2740B1FB">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Hosseinmardi, H., Ghasemian, A., Rivera-Lanas, M., Horta Ribeiro, M., West, R., &amp; Watts, D. J. (2024). Causally estimating the effect of YouTube’s recommender system using counterfactual bots. </w:t>
      </w:r>
      <w:r>
        <w:rPr>
          <w:rFonts w:ascii="Times New Roman" w:hAnsi="Times New Roman" w:eastAsia="宋体" w:cs="Times New Roman"/>
          <w:i/>
          <w:iCs/>
          <w:color w:val="000000"/>
          <w:sz w:val="24"/>
          <w:szCs w:val="24"/>
        </w:rPr>
        <w:t>Proceedings of the National Academy of Sciences, 121</w:t>
      </w:r>
      <w:r>
        <w:rPr>
          <w:rFonts w:ascii="Times New Roman" w:hAnsi="Times New Roman" w:eastAsia="宋体" w:cs="Times New Roman"/>
          <w:i w:val="0"/>
          <w:iCs w:val="0"/>
          <w:color w:val="000000"/>
          <w:sz w:val="24"/>
          <w:szCs w:val="24"/>
        </w:rPr>
        <w:t>(8), Article e2313377121. https://doi.org/10.1073/pnas.2313377121</w:t>
      </w:r>
    </w:p>
    <w:p w14:paraId="073BC7C0">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Huszár, F., Ktena, S. I., O’Brien, C., Belli, L., Schlaikjer, A., &amp; Hardt, M. (2022). Algorithmic amplification of politics on Twitter. </w:t>
      </w:r>
      <w:r>
        <w:rPr>
          <w:rFonts w:ascii="Times New Roman" w:hAnsi="Times New Roman" w:eastAsia="宋体" w:cs="Times New Roman"/>
          <w:i/>
          <w:iCs/>
          <w:color w:val="000000"/>
          <w:sz w:val="24"/>
          <w:szCs w:val="24"/>
        </w:rPr>
        <w:t>Proceedings of the National Academy of Sciences, 119</w:t>
      </w:r>
      <w:r>
        <w:rPr>
          <w:rFonts w:ascii="Times New Roman" w:hAnsi="Times New Roman" w:eastAsia="宋体" w:cs="Times New Roman"/>
          <w:i w:val="0"/>
          <w:iCs w:val="0"/>
          <w:color w:val="000000"/>
          <w:sz w:val="24"/>
          <w:szCs w:val="24"/>
        </w:rPr>
        <w:t>(1), Article e2025334119. https://doi.org/10.1073/pnas.2025334119</w:t>
      </w:r>
    </w:p>
    <w:p w14:paraId="71AB0BED">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Jenkins, H. (2006). </w:t>
      </w:r>
      <w:r>
        <w:rPr>
          <w:rFonts w:ascii="Times New Roman" w:hAnsi="Times New Roman" w:eastAsia="宋体" w:cs="Times New Roman"/>
          <w:i/>
          <w:iCs/>
          <w:color w:val="000000"/>
          <w:sz w:val="24"/>
          <w:szCs w:val="24"/>
        </w:rPr>
        <w:t>Convergence culture: Where old and new media collide</w:t>
      </w:r>
      <w:r>
        <w:rPr>
          <w:rFonts w:ascii="Times New Roman" w:hAnsi="Times New Roman" w:eastAsia="宋体" w:cs="Times New Roman"/>
          <w:i w:val="0"/>
          <w:iCs w:val="0"/>
          <w:color w:val="000000"/>
          <w:sz w:val="24"/>
          <w:szCs w:val="24"/>
        </w:rPr>
        <w:t>. New York University Press.</w:t>
      </w:r>
    </w:p>
    <w:p w14:paraId="38203AD4">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李红涛, 刘于思, &amp; 程萧潇. (2024). 数字符像事件的生成——短视频策展与新冠记忆的展演. 国际新闻界, 46(4), 90–112.</w:t>
      </w:r>
    </w:p>
    <w:p w14:paraId="7C748C2A">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Matthes, J., Knoll, J., &amp; von Sikorski, C. (2018). The “spiral of silence” revisited: A meta-analysis on the relationship between perceptions of opinion support and political opinion expression. </w:t>
      </w:r>
      <w:r>
        <w:rPr>
          <w:rFonts w:ascii="Times New Roman" w:hAnsi="Times New Roman" w:eastAsia="宋体" w:cs="Times New Roman"/>
          <w:i/>
          <w:iCs/>
          <w:color w:val="000000"/>
          <w:sz w:val="24"/>
          <w:szCs w:val="24"/>
        </w:rPr>
        <w:t>Communication Research, 45</w:t>
      </w:r>
      <w:r>
        <w:rPr>
          <w:rFonts w:ascii="Times New Roman" w:hAnsi="Times New Roman" w:eastAsia="宋体" w:cs="Times New Roman"/>
          <w:i w:val="0"/>
          <w:iCs w:val="0"/>
          <w:color w:val="000000"/>
          <w:sz w:val="24"/>
          <w:szCs w:val="24"/>
        </w:rPr>
        <w:t>(1), 3–33. https://doi.org/10.1177/0093650217745429</w:t>
      </w:r>
    </w:p>
    <w:p w14:paraId="3D6DAF40">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Metzler, H., &amp; Garcia, D. (2024). Social drivers and algorithmic mechanisms on digital media. </w:t>
      </w:r>
      <w:r>
        <w:rPr>
          <w:rFonts w:ascii="Times New Roman" w:hAnsi="Times New Roman" w:eastAsia="宋体" w:cs="Times New Roman"/>
          <w:i/>
          <w:iCs/>
          <w:color w:val="000000"/>
          <w:sz w:val="24"/>
          <w:szCs w:val="24"/>
        </w:rPr>
        <w:t>Perspectives on Psychological Science, 19</w:t>
      </w:r>
      <w:r>
        <w:rPr>
          <w:rFonts w:ascii="Times New Roman" w:hAnsi="Times New Roman" w:eastAsia="宋体" w:cs="Times New Roman"/>
          <w:i w:val="0"/>
          <w:iCs w:val="0"/>
          <w:color w:val="000000"/>
          <w:sz w:val="24"/>
          <w:szCs w:val="24"/>
        </w:rPr>
        <w:t>(5), 735–748. https://doi.org/10.1177/17456916231185057</w:t>
      </w:r>
    </w:p>
    <w:p w14:paraId="7867D713">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Nissenbaum, A., &amp; Shifman, L. (2017). Internet memes as contested cultural capital: The case of 4chan’s /b/ board. </w:t>
      </w:r>
      <w:r>
        <w:rPr>
          <w:rFonts w:ascii="Times New Roman" w:hAnsi="Times New Roman" w:eastAsia="宋体" w:cs="Times New Roman"/>
          <w:i/>
          <w:iCs/>
          <w:color w:val="000000"/>
          <w:sz w:val="24"/>
          <w:szCs w:val="24"/>
        </w:rPr>
        <w:t>New Media &amp; Society, 19</w:t>
      </w:r>
      <w:r>
        <w:rPr>
          <w:rFonts w:ascii="Times New Roman" w:hAnsi="Times New Roman" w:eastAsia="宋体" w:cs="Times New Roman"/>
          <w:i w:val="0"/>
          <w:iCs w:val="0"/>
          <w:color w:val="000000"/>
          <w:sz w:val="24"/>
          <w:szCs w:val="24"/>
        </w:rPr>
        <w:t>(4), 483–501.</w:t>
      </w:r>
    </w:p>
    <w:p w14:paraId="2EC7864C">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Noelle-Neumann, E. (1974). The spiral of silence: A theory of public opinion. </w:t>
      </w:r>
      <w:r>
        <w:rPr>
          <w:rFonts w:ascii="Times New Roman" w:hAnsi="Times New Roman" w:eastAsia="宋体" w:cs="Times New Roman"/>
          <w:i/>
          <w:iCs/>
          <w:color w:val="000000"/>
          <w:sz w:val="24"/>
          <w:szCs w:val="24"/>
        </w:rPr>
        <w:t>Journal of Communication, 24</w:t>
      </w:r>
      <w:r>
        <w:rPr>
          <w:rFonts w:ascii="Times New Roman" w:hAnsi="Times New Roman" w:eastAsia="宋体" w:cs="Times New Roman"/>
          <w:i w:val="0"/>
          <w:iCs w:val="0"/>
          <w:color w:val="000000"/>
          <w:sz w:val="24"/>
          <w:szCs w:val="24"/>
        </w:rPr>
        <w:t>(2), 43–51. https://doi.org/10.1111/j.1460-2466.1974.tb00367.x</w:t>
      </w:r>
    </w:p>
    <w:p w14:paraId="02A9AA9A">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Shifman, L. (2013). </w:t>
      </w:r>
      <w:r>
        <w:rPr>
          <w:rFonts w:ascii="Times New Roman" w:hAnsi="Times New Roman" w:eastAsia="宋体" w:cs="Times New Roman"/>
          <w:i/>
          <w:iCs/>
          <w:color w:val="000000"/>
          <w:sz w:val="24"/>
          <w:szCs w:val="24"/>
        </w:rPr>
        <w:t>Memes in digital culture</w:t>
      </w:r>
      <w:r>
        <w:rPr>
          <w:rFonts w:ascii="Times New Roman" w:hAnsi="Times New Roman" w:eastAsia="宋体" w:cs="Times New Roman"/>
          <w:i w:val="0"/>
          <w:iCs w:val="0"/>
          <w:color w:val="000000"/>
          <w:sz w:val="24"/>
          <w:szCs w:val="24"/>
        </w:rPr>
        <w:t>. MIT Press.</w:t>
      </w:r>
    </w:p>
    <w:p w14:paraId="73244A4D">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Sohn, D., &amp; Geidner, N. (2016). Collective dynamics of the spiral of silence: The role of ego-network size. </w:t>
      </w:r>
      <w:r>
        <w:rPr>
          <w:rFonts w:ascii="Times New Roman" w:hAnsi="Times New Roman" w:eastAsia="宋体" w:cs="Times New Roman"/>
          <w:i/>
          <w:iCs/>
          <w:color w:val="000000"/>
          <w:sz w:val="24"/>
          <w:szCs w:val="24"/>
        </w:rPr>
        <w:t>International Journal of Public Opinion Research, 28</w:t>
      </w:r>
      <w:r>
        <w:rPr>
          <w:rFonts w:ascii="Times New Roman" w:hAnsi="Times New Roman" w:eastAsia="宋体" w:cs="Times New Roman"/>
          <w:i w:val="0"/>
          <w:iCs w:val="0"/>
          <w:color w:val="000000"/>
          <w:sz w:val="24"/>
          <w:szCs w:val="24"/>
        </w:rPr>
        <w:t>(1), 25–45. https://doi.org/10.1093/ijpor/edv005</w:t>
      </w:r>
    </w:p>
    <w:p w14:paraId="5D38ED4D">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Thorson, K., &amp; Wells, C. (2016). Curated flows: A framework for mapping media exposure in the digital age. </w:t>
      </w:r>
      <w:r>
        <w:rPr>
          <w:rFonts w:ascii="Times New Roman" w:hAnsi="Times New Roman" w:eastAsia="宋体" w:cs="Times New Roman"/>
          <w:i/>
          <w:iCs/>
          <w:color w:val="000000"/>
          <w:sz w:val="24"/>
          <w:szCs w:val="24"/>
        </w:rPr>
        <w:t>Communication Theory, 26</w:t>
      </w:r>
      <w:r>
        <w:rPr>
          <w:rFonts w:ascii="Times New Roman" w:hAnsi="Times New Roman" w:eastAsia="宋体" w:cs="Times New Roman"/>
          <w:i w:val="0"/>
          <w:iCs w:val="0"/>
          <w:color w:val="000000"/>
          <w:sz w:val="24"/>
          <w:szCs w:val="24"/>
        </w:rPr>
        <w:t>(3), 309–328. https://doi.org/10.1111/comt.12087</w:t>
      </w:r>
    </w:p>
    <w:p w14:paraId="5FB91C30">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Trilling, D. (2024). Communicative feedback loops in the digital society. </w:t>
      </w:r>
      <w:r>
        <w:rPr>
          <w:rFonts w:ascii="Times New Roman" w:hAnsi="Times New Roman" w:eastAsia="宋体" w:cs="Times New Roman"/>
          <w:i/>
          <w:iCs/>
          <w:color w:val="000000"/>
          <w:sz w:val="24"/>
          <w:szCs w:val="24"/>
        </w:rPr>
        <w:t>Weizenbaum Journal of the Digital Society, 4</w:t>
      </w:r>
      <w:r>
        <w:rPr>
          <w:rFonts w:ascii="Times New Roman" w:hAnsi="Times New Roman" w:eastAsia="宋体" w:cs="Times New Roman"/>
          <w:i w:val="0"/>
          <w:iCs w:val="0"/>
          <w:color w:val="000000"/>
          <w:sz w:val="24"/>
          <w:szCs w:val="24"/>
        </w:rPr>
        <w:t>(2). https://doi.org/10.34669/wi.wjds/4.2.4</w:t>
      </w:r>
    </w:p>
    <w:p w14:paraId="52BD04CE">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Uwalaka, T. (2023). Connective mourning: The case of mourning and memorialization practices on X. </w:t>
      </w:r>
      <w:r>
        <w:rPr>
          <w:rFonts w:ascii="Times New Roman" w:hAnsi="Times New Roman" w:eastAsia="宋体" w:cs="Times New Roman"/>
          <w:i/>
          <w:iCs/>
          <w:color w:val="000000"/>
          <w:sz w:val="24"/>
          <w:szCs w:val="24"/>
        </w:rPr>
        <w:t>OMEGA—Journal of Death and Dying, 92</w:t>
      </w:r>
      <w:r>
        <w:rPr>
          <w:rFonts w:ascii="Times New Roman" w:hAnsi="Times New Roman" w:eastAsia="宋体" w:cs="Times New Roman"/>
          <w:i w:val="0"/>
          <w:iCs w:val="0"/>
          <w:color w:val="000000"/>
          <w:sz w:val="24"/>
          <w:szCs w:val="24"/>
        </w:rPr>
        <w:t>(3), 1505–1528. https://doi.org/10.1177/00302228231208112</w:t>
      </w:r>
    </w:p>
    <w:p w14:paraId="4BB8DA4B">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West, R., Leskovec, J., &amp; Potts, C. (2021). Postmortem memory of public figures in news and social media. </w:t>
      </w:r>
      <w:r>
        <w:rPr>
          <w:rFonts w:ascii="Times New Roman" w:hAnsi="Times New Roman" w:eastAsia="宋体" w:cs="Times New Roman"/>
          <w:i/>
          <w:iCs/>
          <w:color w:val="000000"/>
          <w:sz w:val="24"/>
          <w:szCs w:val="24"/>
        </w:rPr>
        <w:t>Proceedings of the National Academy of Sciences, 118</w:t>
      </w:r>
      <w:r>
        <w:rPr>
          <w:rFonts w:ascii="Times New Roman" w:hAnsi="Times New Roman" w:eastAsia="宋体" w:cs="Times New Roman"/>
          <w:i w:val="0"/>
          <w:iCs w:val="0"/>
          <w:color w:val="000000"/>
          <w:sz w:val="24"/>
          <w:szCs w:val="24"/>
        </w:rPr>
        <w:t>(38), Article e2106152118. https://doi.org/10.1073/pnas.2106152118</w:t>
      </w:r>
    </w:p>
    <w:p w14:paraId="5A00D228">
      <w:pPr>
        <w:pStyle w:val="20"/>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Wu, F., &amp; Huberman, B. A. (2007). Novelty and collective attention. </w:t>
      </w:r>
      <w:r>
        <w:rPr>
          <w:rFonts w:ascii="Times New Roman" w:hAnsi="Times New Roman" w:eastAsia="宋体" w:cs="Times New Roman"/>
          <w:i/>
          <w:iCs/>
          <w:color w:val="000000"/>
          <w:sz w:val="24"/>
          <w:szCs w:val="24"/>
        </w:rPr>
        <w:t>Proceedings of the National Academy of Sciences, 104</w:t>
      </w:r>
      <w:r>
        <w:rPr>
          <w:rFonts w:ascii="Times New Roman" w:hAnsi="Times New Roman" w:eastAsia="宋体" w:cs="Times New Roman"/>
          <w:i w:val="0"/>
          <w:iCs w:val="0"/>
          <w:color w:val="000000"/>
          <w:sz w:val="24"/>
          <w:szCs w:val="24"/>
        </w:rPr>
        <w:t>(45), 17599–17601. https://doi.org/10.1073/pnas.0704916104</w:t>
      </w:r>
    </w:p>
    <w:sectPr>
      <w:footerReference r:id="rId7" w:type="default"/>
      <w:pgSz w:w="11906" w:h="16838"/>
      <w:pgMar w:top="1440" w:right="1440" w:bottom="1440" w:left="1440" w:header="720" w:footer="85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w:date="2026-10-03T16:25:19Z" w:initials="">
    <w:p w14:paraId="1B4BB782">
      <w:pPr>
        <w:spacing w:after="80" w:line="280" w:lineRule="auto"/>
        <w:ind w:firstLine="0"/>
      </w:pPr>
      <w:r>
        <w:rPr>
          <w:rFonts w:ascii="Times New Roman" w:hAnsi="Times New Roman" w:eastAsia="宋体" w:cs="Times New Roman"/>
          <w:color w:val="000000"/>
          <w:sz w:val="21"/>
          <w:szCs w:val="21"/>
        </w:rPr>
        <w:t>Afterlife:</w:t>
      </w:r>
    </w:p>
    <w:p w14:paraId="7A53926A">
      <w:pPr>
        <w:spacing w:after="80" w:line="280" w:lineRule="auto"/>
        <w:ind w:firstLine="0"/>
      </w:pPr>
      <w:r>
        <w:rPr>
          <w:rFonts w:ascii="Times New Roman" w:hAnsi="Times New Roman" w:eastAsia="宋体" w:cs="Times New Roman"/>
          <w:color w:val="000000"/>
          <w:sz w:val="21"/>
          <w:szCs w:val="21"/>
        </w:rPr>
        <w:t xml:space="preserve">The digital afterlife refers to what happens to our online data, accounts, and digital identities after we die. It includes everything from social media profiles and emails to photographs, documents, work outputs, message threads, health data captured by smart devices, and metadata - the often-hidden ‘who, where, when, and how’ information connected with whatever we do online.  </w:t>
      </w:r>
    </w:p>
    <w:p w14:paraId="1E09DEC1">
      <w:pPr>
        <w:spacing w:after="80" w:line="280" w:lineRule="auto"/>
        <w:ind w:firstLine="0"/>
      </w:pPr>
    </w:p>
    <w:p w14:paraId="19565052">
      <w:pPr>
        <w:spacing w:after="80" w:line="280" w:lineRule="auto"/>
        <w:ind w:firstLine="0"/>
      </w:pPr>
      <w:r>
        <w:rPr>
          <w:rFonts w:ascii="Times New Roman" w:hAnsi="Times New Roman" w:eastAsia="宋体" w:cs="Times New Roman"/>
          <w:color w:val="000000"/>
          <w:sz w:val="21"/>
          <w:szCs w:val="21"/>
        </w:rPr>
        <w:t>“数字来世如今已成为我们生活、记忆和哀悼方式中持续的一部分。”</w:t>
      </w:r>
    </w:p>
    <w:p w14:paraId="008586EF">
      <w:pPr>
        <w:spacing w:after="80" w:line="280" w:lineRule="auto"/>
        <w:ind w:firstLine="0"/>
      </w:pPr>
    </w:p>
    <w:p w14:paraId="535B0F58">
      <w:pPr>
        <w:spacing w:after="80" w:line="280" w:lineRule="auto"/>
        <w:ind w:firstLine="0"/>
      </w:pPr>
      <w:r>
        <w:rPr>
          <w:rFonts w:ascii="Times New Roman" w:hAnsi="Times New Roman" w:eastAsia="宋体" w:cs="Times New Roman"/>
          <w:color w:val="000000"/>
          <w:sz w:val="21"/>
          <w:szCs w:val="21"/>
        </w:rPr>
        <w:t>这里可以作为研究意义的一个切入点，即：为规范数字哀悼秩序、完善平台数字遗产治理与网络亚文化引导提供理论支撑与现实参考。</w:t>
      </w:r>
    </w:p>
    <w:p w14:paraId="34910D97">
      <w:pPr>
        <w:spacing w:after="80" w:line="280" w:lineRule="auto"/>
        <w:ind w:firstLine="0"/>
      </w:pPr>
    </w:p>
    <w:p w14:paraId="0F08AEA7">
      <w:pPr>
        <w:spacing w:after="80" w:line="280" w:lineRule="auto"/>
        <w:ind w:firstLine="0"/>
      </w:pPr>
      <w:r>
        <w:rPr>
          <w:rFonts w:ascii="Times New Roman" w:hAnsi="Times New Roman" w:eastAsia="宋体" w:cs="Times New Roman"/>
          <w:color w:val="000000"/>
          <w:sz w:val="21"/>
          <w:szCs w:val="21"/>
        </w:rPr>
        <w:t>什么是数字来世？—— 伊莱恩·卡斯凯特，网络心理学家</w:t>
      </w:r>
    </w:p>
  </w:comment>
  <w:comment w:id="1" w:author="Rising Sun" w:date="2026-10-06T23:27:54Z" w:initials="">
    <w:p w14:paraId="3026A205">
      <w:pPr>
        <w:spacing w:after="80" w:line="280" w:lineRule="auto"/>
        <w:ind w:firstLine="0"/>
      </w:pPr>
      <w:r>
        <w:rPr>
          <w:rFonts w:ascii="Times New Roman" w:hAnsi="Times New Roman" w:eastAsia="宋体" w:cs="Times New Roman"/>
          <w:color w:val="000000"/>
          <w:sz w:val="21"/>
          <w:szCs w:val="21"/>
        </w:rPr>
        <w:t>如果说当做“公众人物”来看待的话，要不就不提他的负面了。默认他生前正面是大于负面，至少是64开的，这样后面形象轨迹“偏移”才说的通。不然原本就有负面，你想探究的是偏移，就是从正到负的过程，或按照说以前正大于负，而现在可能负大于正。不然这个偏移体现在哪里。以前也是有人骂他，玩他的梗的，而我们探讨的更多的是他玩梗的数量的爆发这个现象。形象上从无到有的转变，或者正负比例，可以用图玩梗与不玩的数量呈现。应该是能回答的。</w:t>
      </w:r>
    </w:p>
  </w:comment>
  <w:comment w:id="2" w:author="续昼" w:date="2026-10-03T17:35:08Z" w:initials="">
    <w:p w14:paraId="0AA38BDA">
      <w:pPr>
        <w:spacing w:after="80" w:line="280" w:lineRule="auto"/>
        <w:ind w:firstLine="0"/>
      </w:pPr>
      <w:r>
        <w:rPr>
          <w:rFonts w:ascii="Times New Roman" w:hAnsi="Times New Roman" w:eastAsia="宋体" w:cs="Times New Roman"/>
          <w:color w:val="000000"/>
          <w:sz w:val="21"/>
          <w:szCs w:val="21"/>
        </w:rPr>
        <w:t>Q1：事实层（对应 5.2 万条真实帖文实证分析）</w:t>
      </w:r>
    </w:p>
    <w:p w14:paraId="6383E2C4">
      <w:pPr>
        <w:spacing w:after="80" w:line="280" w:lineRule="auto"/>
        <w:ind w:firstLine="0"/>
      </w:pPr>
      <w:r>
        <w:rPr>
          <w:rFonts w:ascii="Times New Roman" w:hAnsi="Times New Roman" w:eastAsia="宋体" w:cs="Times New Roman"/>
          <w:color w:val="000000"/>
          <w:sz w:val="21"/>
          <w:szCs w:val="21"/>
        </w:rPr>
        <w:t>先刻画客观演化规律、平台差异 👉 你能完美回答：数据统计、时序图谱、跨平台对比</w:t>
      </w:r>
    </w:p>
  </w:comment>
  <w:comment w:id="3" w:author="续昼" w:date="2026-10-03T17:35:15Z" w:initials="">
    <w:p w14:paraId="3E337392">
      <w:pPr>
        <w:spacing w:after="80" w:line="280" w:lineRule="auto"/>
        <w:ind w:firstLine="0"/>
      </w:pPr>
      <w:r>
        <w:rPr>
          <w:rFonts w:ascii="Times New Roman" w:hAnsi="Times New Roman" w:eastAsia="宋体" w:cs="Times New Roman"/>
          <w:color w:val="000000"/>
          <w:sz w:val="21"/>
          <w:szCs w:val="21"/>
        </w:rPr>
        <w:t>Q2：机制层（对应 多智能体仿真核心逻辑）</w:t>
      </w:r>
    </w:p>
    <w:p w14:paraId="599F303C">
      <w:pPr>
        <w:spacing w:after="80" w:line="280" w:lineRule="auto"/>
        <w:ind w:firstLine="0"/>
      </w:pPr>
    </w:p>
    <w:p w14:paraId="1AEC4C95">
      <w:pPr>
        <w:spacing w:after="80" w:line="280" w:lineRule="auto"/>
        <w:ind w:firstLine="0"/>
      </w:pPr>
      <w:r>
        <w:rPr>
          <w:rFonts w:ascii="Times New Roman" w:hAnsi="Times New Roman" w:eastAsia="宋体" w:cs="Times New Roman"/>
          <w:color w:val="000000"/>
          <w:sz w:val="21"/>
          <w:szCs w:val="21"/>
        </w:rPr>
        <w:t>解释**系统如何运作**：平台配置可见性→用户适配表达→内容回流重塑舆论的闭环</w:t>
      </w:r>
    </w:p>
    <w:p w14:paraId="5F1770EA">
      <w:pPr>
        <w:spacing w:after="80" w:line="280" w:lineRule="auto"/>
        <w:ind w:firstLine="0"/>
      </w:pPr>
      <w:r>
        <w:rPr>
          <w:rFonts w:ascii="Times New Roman" w:hAnsi="Times New Roman" w:eastAsia="宋体" w:cs="Times New Roman"/>
          <w:color w:val="000000"/>
          <w:sz w:val="21"/>
          <w:szCs w:val="21"/>
        </w:rPr>
        <w:t>👉 你能完美回答：搭建仿真模型、抽象微观交互规则、还原宏观涌现过程</w:t>
      </w:r>
    </w:p>
  </w:comment>
  <w:comment w:id="4" w:author="续昼" w:date="2026-10-03T17:35:43Z" w:initials="">
    <w:p w14:paraId="07E615D2">
      <w:pPr>
        <w:spacing w:after="80" w:line="280" w:lineRule="auto"/>
        <w:ind w:firstLine="0"/>
      </w:pPr>
      <w:r>
        <w:rPr>
          <w:rFonts w:ascii="Times New Roman" w:hAnsi="Times New Roman" w:eastAsia="宋体" w:cs="Times New Roman"/>
          <w:color w:val="000000"/>
          <w:sz w:val="21"/>
          <w:szCs w:val="21"/>
        </w:rPr>
        <w:t>Q3：检验层（对应 反事实控制变量实验）</w:t>
      </w:r>
    </w:p>
    <w:p w14:paraId="5373E4FE">
      <w:pPr>
        <w:spacing w:after="80" w:line="280" w:lineRule="auto"/>
        <w:ind w:firstLine="0"/>
      </w:pPr>
    </w:p>
    <w:p w14:paraId="53D11551">
      <w:pPr>
        <w:spacing w:after="80" w:line="280" w:lineRule="auto"/>
        <w:ind w:firstLine="0"/>
      </w:pPr>
      <w:r>
        <w:rPr>
          <w:rFonts w:ascii="Times New Roman" w:hAnsi="Times New Roman" w:eastAsia="宋体" w:cs="Times New Roman"/>
          <w:color w:val="000000"/>
          <w:sz w:val="21"/>
          <w:szCs w:val="21"/>
        </w:rPr>
        <w:t>固定用户 / 事件，**只换算法策展规则**，看氛围是否发生偏转、偏转程度差异</w:t>
      </w:r>
    </w:p>
    <w:p w14:paraId="43B98DA2">
      <w:pPr>
        <w:spacing w:after="80" w:line="280" w:lineRule="auto"/>
        <w:ind w:firstLine="0"/>
      </w:pPr>
      <w:r>
        <w:rPr>
          <w:rFonts w:ascii="Times New Roman" w:hAnsi="Times New Roman" w:eastAsia="宋体" w:cs="Times New Roman"/>
          <w:color w:val="000000"/>
          <w:sz w:val="21"/>
          <w:szCs w:val="21"/>
        </w:rPr>
        <w:t>👉 你能完美回答：各组仿真对比结果、验证算法的系统性塑造效应</w:t>
      </w:r>
    </w:p>
  </w:comment>
  <w:comment w:id="5" w:author="续昼" w:date="2026-10-04T15:25:30Z" w:initials="">
    <w:p w14:paraId="0899E6DA">
      <w:pPr>
        <w:spacing w:after="80" w:line="280" w:lineRule="auto"/>
        <w:ind w:firstLine="0"/>
      </w:pPr>
      <w:r>
        <w:rPr>
          <w:rFonts w:ascii="Times New Roman" w:hAnsi="Times New Roman" w:eastAsia="宋体" w:cs="Times New Roman"/>
          <w:color w:val="000000"/>
          <w:sz w:val="21"/>
          <w:szCs w:val="21"/>
        </w:rPr>
        <w:t>这部分主要从数字哀悼、迷因传播与算法策展三个方向研究。</w:t>
      </w:r>
    </w:p>
    <w:p w14:paraId="4BAAE4D1">
      <w:pPr>
        <w:spacing w:after="80" w:line="280" w:lineRule="auto"/>
        <w:ind w:firstLine="0"/>
      </w:pPr>
    </w:p>
    <w:p w14:paraId="3085B2AF">
      <w:pPr>
        <w:spacing w:after="80" w:line="280" w:lineRule="auto"/>
        <w:ind w:firstLine="0"/>
      </w:pPr>
      <w:r>
        <w:rPr>
          <w:rFonts w:ascii="Times New Roman" w:hAnsi="Times New Roman" w:eastAsia="宋体" w:cs="Times New Roman"/>
          <w:color w:val="000000"/>
          <w:sz w:val="21"/>
          <w:szCs w:val="21"/>
        </w:rPr>
        <w:t>数字哀悼研究：说明了逝后表征重要，但主要关注“被记住多少/情感联结”，较少处理“主导形象被替换”</w:t>
      </w:r>
    </w:p>
    <w:p w14:paraId="47CE83BF">
      <w:pPr>
        <w:spacing w:after="80" w:line="280" w:lineRule="auto"/>
        <w:ind w:firstLine="0"/>
      </w:pPr>
      <w:r>
        <w:rPr>
          <w:rFonts w:ascii="Times New Roman" w:hAnsi="Times New Roman" w:eastAsia="宋体" w:cs="Times New Roman"/>
          <w:color w:val="000000"/>
          <w:sz w:val="21"/>
          <w:szCs w:val="21"/>
        </w:rPr>
        <w:t>迷因研究：说明了玩梗能改写形象，但较少进入“公众人物死亡”这一仪式性场景，也未解释玩梗为何可能延迟起爆。</w:t>
      </w:r>
    </w:p>
    <w:p w14:paraId="502E70D7">
      <w:pPr>
        <w:spacing w:after="80" w:line="280" w:lineRule="auto"/>
        <w:ind w:firstLine="0"/>
      </w:pPr>
      <w:r>
        <w:rPr>
          <w:rFonts w:ascii="Times New Roman" w:hAnsi="Times New Roman" w:eastAsia="宋体" w:cs="Times New Roman"/>
          <w:color w:val="000000"/>
          <w:sz w:val="21"/>
          <w:szCs w:val="21"/>
        </w:rPr>
        <w:t>算法研究：说明了可见性分配和人机反馈重要，但多集中在政治信息、日常消费，较少用于逝后表征。</w:t>
      </w:r>
    </w:p>
  </w:comment>
  <w:comment w:id="6" w:author="续昼" w:date="2026-10-06T15:17:03Z" w:initials="">
    <w:p w14:paraId="5554EC94">
      <w:pPr>
        <w:spacing w:after="80" w:line="280" w:lineRule="auto"/>
        <w:ind w:firstLine="0"/>
      </w:pPr>
      <w:r>
        <w:rPr>
          <w:rFonts w:ascii="Times New Roman" w:hAnsi="Times New Roman" w:eastAsia="宋体" w:cs="Times New Roman"/>
          <w:color w:val="000000"/>
          <w:sz w:val="21"/>
          <w:szCs w:val="21"/>
        </w:rPr>
        <w:t>这一视角为本研究解释逝后玩梗的延迟扩散提供了参考：玩梗内容首先由用户生产和参与，算法并不必然决定其是否出现，但算法所提供的可见性可能影响其进入更大传播网络的时间与强度；而玩梗获得曝光后产生的点赞、评论、转发等行为，又可能反过来向算法提供正向反馈，从而形成持续放大的传播循环。</w:t>
      </w:r>
    </w:p>
  </w:comment>
  <w:comment w:id="7" w:author="Rising Sun" w:date="2026-10-09T09:48:59Z" w:initials="">
    <w:p w14:paraId="176B8923">
      <w:pPr>
        <w:spacing w:after="80" w:line="280" w:lineRule="auto"/>
        <w:ind w:firstLine="0"/>
      </w:pPr>
      <w:r>
        <w:rPr>
          <w:rFonts w:ascii="Times New Roman" w:hAnsi="Times New Roman" w:eastAsia="宋体" w:cs="Times New Roman"/>
          <w:color w:val="000000"/>
          <w:sz w:val="21"/>
          <w:szCs w:val="21"/>
        </w:rPr>
        <w:t>视角还是理论？</w:t>
      </w:r>
    </w:p>
  </w:comment>
  <w:comment w:id="8" w:author="Rising Sun" w:date="2026-10-09T09:54:00Z" w:initials="">
    <w:p w14:paraId="2FD759F4">
      <w:pPr>
        <w:spacing w:after="80" w:line="280" w:lineRule="auto"/>
        <w:ind w:firstLine="0"/>
      </w:pPr>
      <w:r>
        <w:rPr>
          <w:rFonts w:ascii="Times New Roman" w:hAnsi="Times New Roman" w:eastAsia="宋体" w:cs="Times New Roman"/>
          <w:color w:val="000000"/>
          <w:sz w:val="21"/>
          <w:szCs w:val="21"/>
        </w:rPr>
        <w:t>信息暴露对照的是循环的哪个环节？是第一步接触信息还是进一步互动，这个可以解释一下是补充的上一步的哪一块。</w:t>
      </w:r>
    </w:p>
  </w:comment>
  <w:comment w:id="9" w:author="Rising Sun" w:date="2026-10-09T09:56:06Z" w:initials="">
    <w:p w14:paraId="3C40CE14">
      <w:pPr>
        <w:spacing w:after="80" w:line="280" w:lineRule="auto"/>
        <w:ind w:firstLine="0"/>
      </w:pPr>
      <w:r>
        <w:rPr>
          <w:rFonts w:ascii="Times New Roman" w:hAnsi="Times New Roman" w:eastAsia="宋体" w:cs="Times New Roman"/>
          <w:color w:val="000000"/>
          <w:sz w:val="21"/>
          <w:szCs w:val="21"/>
        </w:rPr>
        <w:t>这句理论阐释没有提到策展，策展指的什么，以至于这段最后一句不好读懂。突然冒出来的策展主体不知道指的什么。最后一句的前者和后者</w:t>
      </w:r>
    </w:p>
  </w:comment>
  <w:comment w:id="10" w:author="Rising Sun" w:date="2026-10-09T10:15:58Z" w:initials="">
    <w:p w14:paraId="676BE9EA">
      <w:pPr>
        <w:spacing w:after="80" w:line="280" w:lineRule="auto"/>
        <w:ind w:firstLine="0"/>
      </w:pPr>
      <w:r>
        <w:rPr>
          <w:rFonts w:ascii="Times New Roman" w:hAnsi="Times New Roman" w:eastAsia="宋体" w:cs="Times New Roman"/>
          <w:color w:val="000000"/>
          <w:sz w:val="21"/>
          <w:szCs w:val="21"/>
        </w:rPr>
        <w:t>指智能体看到的内容环境会影响它是否发声 —— 主流声音偏向哪一方，它的表达就随之调整</w:t>
      </w:r>
    </w:p>
    <w:p w14:paraId="455F57C7">
      <w:pPr>
        <w:spacing w:after="80" w:line="280" w:lineRule="auto"/>
        <w:ind w:firstLine="0"/>
      </w:pPr>
    </w:p>
  </w:comment>
  <w:comment w:id="11" w:author="Rising Sun" w:date="2026-10-09T10:16:20Z" w:initials="">
    <w:p w14:paraId="63EDD949">
      <w:pPr>
        <w:spacing w:after="80" w:line="280" w:lineRule="auto"/>
        <w:ind w:firstLine="0"/>
      </w:pPr>
      <w:r>
        <w:rPr>
          <w:rFonts w:ascii="Times New Roman" w:hAnsi="Times New Roman" w:eastAsia="宋体" w:cs="Times New Roman"/>
          <w:color w:val="000000"/>
          <w:sz w:val="21"/>
          <w:szCs w:val="21"/>
        </w:rPr>
        <w:t>指没有突发事件时智能体原有的表达水平，由事件发生前的真实内容数据校准</w:t>
      </w:r>
    </w:p>
    <w:p w14:paraId="696D4D9D">
      <w:pPr>
        <w:spacing w:after="80" w:line="280" w:lineRule="auto"/>
        <w:ind w:firstLine="0"/>
      </w:pPr>
    </w:p>
  </w:comment>
  <w:comment w:id="12" w:author="Rising Sun" w:date="2026-10-09T10:16:59Z" w:initials="">
    <w:p w14:paraId="665DB773">
      <w:pPr>
        <w:spacing w:after="80" w:line="280" w:lineRule="auto"/>
        <w:ind w:firstLine="0"/>
      </w:pPr>
      <w:r>
        <w:rPr>
          <w:rFonts w:ascii="Times New Roman" w:hAnsi="Times New Roman" w:eastAsia="宋体" w:cs="Times New Roman"/>
          <w:color w:val="000000"/>
          <w:sz w:val="21"/>
          <w:szCs w:val="21"/>
        </w:rPr>
        <w:t>指事件对表达的刺激作用会随着累计接触的增加而逐渐减弱，如同公众对事件的关注随时间消退</w:t>
      </w:r>
    </w:p>
  </w:comment>
  <w:comment w:id="14" w:author="Rising Sun" w:date="2026-10-09T10:19:15Z" w:initials="">
    <w:p w14:paraId="5C729455">
      <w:pPr>
        <w:spacing w:after="80" w:line="280" w:lineRule="auto"/>
        <w:ind w:firstLine="0"/>
      </w:pPr>
      <w:r>
        <w:rPr>
          <w:rFonts w:ascii="Times New Roman" w:hAnsi="Times New Roman" w:eastAsia="宋体" w:cs="Times New Roman"/>
          <w:color w:val="000000"/>
          <w:sz w:val="21"/>
          <w:szCs w:val="21"/>
        </w:rPr>
        <w:t>尽量少用“—”</w:t>
      </w:r>
    </w:p>
  </w:comment>
  <w:comment w:id="13" w:author="康康" w:date="2026-10-08T16:42:43Z" w:initials="k">
    <w:p w14:paraId="7275C0B7">
      <w:pPr>
        <w:spacing w:after="80" w:line="280" w:lineRule="auto"/>
        <w:ind w:firstLine="0"/>
      </w:pPr>
      <w:r>
        <w:rPr>
          <w:rFonts w:ascii="Times New Roman" w:hAnsi="Times New Roman" w:eastAsia="宋体" w:cs="Times New Roman"/>
          <w:color w:val="000000"/>
          <w:sz w:val="21"/>
          <w:szCs w:val="21"/>
        </w:rPr>
        <w:t>这里是理论贡献。</w:t>
      </w:r>
    </w:p>
    <w:p w14:paraId="25CC4E32">
      <w:pPr>
        <w:spacing w:after="80" w:line="280" w:lineRule="auto"/>
        <w:ind w:firstLine="0"/>
      </w:pPr>
      <w:r>
        <w:rPr>
          <w:rFonts w:ascii="Times New Roman" w:hAnsi="Times New Roman" w:eastAsia="宋体" w:cs="Times New Roman"/>
          <w:color w:val="000000"/>
          <w:sz w:val="21"/>
          <w:szCs w:val="21"/>
        </w:rPr>
        <w:t>其一是，将算法策展嵌入到反馈回路视角当中，让两个理论有机融合，相互补充</w:t>
      </w:r>
    </w:p>
    <w:p w14:paraId="79B83F2E">
      <w:pPr>
        <w:spacing w:after="80" w:line="280" w:lineRule="auto"/>
        <w:ind w:firstLine="0"/>
      </w:pPr>
      <w:r>
        <w:rPr>
          <w:rFonts w:ascii="Times New Roman" w:hAnsi="Times New Roman" w:eastAsia="宋体" w:cs="Times New Roman"/>
          <w:color w:val="000000"/>
          <w:sz w:val="21"/>
          <w:szCs w:val="21"/>
        </w:rPr>
        <w:t>其二是，提出并检验了表征重组机制，这里是理论框架下ABM实验独有的优势</w:t>
      </w:r>
    </w:p>
    <w:p w14:paraId="7D70B9A5">
      <w:pPr>
        <w:spacing w:after="80" w:line="280" w:lineRule="auto"/>
        <w:ind w:firstLine="0"/>
      </w:pPr>
      <w:r>
        <w:rPr>
          <w:rFonts w:ascii="Times New Roman" w:hAnsi="Times New Roman" w:eastAsia="宋体" w:cs="Times New Roman"/>
          <w:color w:val="000000"/>
          <w:sz w:val="21"/>
          <w:szCs w:val="21"/>
        </w:rPr>
        <w:t>其三是，理论指导下数字哀悼领域的推进</w:t>
      </w:r>
    </w:p>
  </w:comment>
  <w:comment w:id="15" w:author="张地灵" w:date="2026-10-18T01:16:20Z" w:initials="">
    <w:p w14:paraId="7639CE98">
      <w:pPr>
        <w:pStyle w:val="8"/>
        <w:rPr>
          <w:rFonts w:hint="eastAsia"/>
        </w:rPr>
      </w:pPr>
      <w:r>
        <w:rPr>
          <w:rFonts w:hint="eastAsia"/>
          <w:lang w:val="en-US" w:eastAsia="zh-CN"/>
        </w:rPr>
        <w:t>第三章</w:t>
      </w:r>
      <w:r>
        <w:rPr>
          <w:rFonts w:hint="eastAsia"/>
        </w:rPr>
        <w:t>承接</w:t>
      </w:r>
      <w:r>
        <w:rPr>
          <w:rFonts w:hint="eastAsia"/>
          <w:lang w:val="en-US" w:eastAsia="zh-CN"/>
        </w:rPr>
        <w:t>上文</w:t>
      </w:r>
      <w:r>
        <w:rPr>
          <w:rFonts w:hint="eastAsia"/>
        </w:rPr>
        <w:t>理论框架与内容分类，</w:t>
      </w:r>
      <w:r>
        <w:rPr>
          <w:rFonts w:hint="eastAsia"/>
          <w:lang w:val="en-US" w:eastAsia="zh-CN"/>
        </w:rPr>
        <w:t>主要用于回答问题（1）。</w:t>
      </w:r>
      <w:r>
        <w:rPr>
          <w:rFonts w:hint="eastAsia"/>
          <w:lang w:val="en-US" w:eastAsia="zh-CN"/>
        </w:rPr>
        <w:br w:type="textWrapping"/>
      </w:r>
      <w:r>
        <w:rPr>
          <w:rFonts w:hint="eastAsia"/>
          <w:lang w:val="en-US" w:eastAsia="zh-CN"/>
        </w:rPr>
        <w:t>（一）</w:t>
      </w:r>
      <w:r>
        <w:rPr>
          <w:rFonts w:hint="eastAsia"/>
        </w:rPr>
        <w:t>先呈现悼念集中和玩梗延迟增长的总体时序</w:t>
      </w:r>
      <w:r>
        <w:rPr>
          <w:rFonts w:hint="eastAsia"/>
          <w:lang w:eastAsia="zh-CN"/>
        </w:rPr>
        <w:t>；</w:t>
      </w:r>
      <w:r>
        <w:rPr>
          <w:rFonts w:hint="eastAsia"/>
          <w:lang w:eastAsia="zh-CN"/>
        </w:rPr>
        <w:br w:type="textWrapping"/>
      </w:r>
      <w:r>
        <w:rPr>
          <w:rFonts w:hint="eastAsia"/>
          <w:lang w:eastAsia="zh-CN"/>
        </w:rPr>
        <w:t>（</w:t>
      </w:r>
      <w:r>
        <w:rPr>
          <w:rFonts w:hint="eastAsia"/>
          <w:lang w:val="en-US" w:eastAsia="zh-CN"/>
        </w:rPr>
        <w:t>二</w:t>
      </w:r>
      <w:r>
        <w:rPr>
          <w:rFonts w:hint="eastAsia"/>
          <w:lang w:eastAsia="zh-CN"/>
        </w:rPr>
        <w:t>）</w:t>
      </w:r>
      <w:r>
        <w:rPr>
          <w:rFonts w:hint="eastAsia"/>
        </w:rPr>
        <w:t>比较平台轨迹，归纳共同顺序与构成分化</w:t>
      </w:r>
    </w:p>
    <w:p w14:paraId="51A1B4B4">
      <w:pPr>
        <w:pStyle w:val="8"/>
      </w:pPr>
      <w:r>
        <w:rPr>
          <w:rFonts w:hint="eastAsia"/>
        </w:rPr>
        <w:br w:type="textWrapping"/>
      </w:r>
      <w:r>
        <w:rPr>
          <w:rFonts w:hint="eastAsia"/>
          <w:lang w:val="en-US" w:eastAsia="zh-CN"/>
        </w:rPr>
        <w:t>最后</w:t>
      </w:r>
      <w:r>
        <w:rPr>
          <w:rFonts w:hint="eastAsia"/>
        </w:rPr>
        <w:t>并将其作为第四章机制比较的经验起点。</w:t>
      </w:r>
    </w:p>
  </w:comment>
  <w:comment w:id="16" w:author="张地灵" w:date="2026-10-18T02:08:22Z" w:initials="">
    <w:p w14:paraId="78BF4E76">
      <w:pPr>
        <w:pStyle w:val="8"/>
      </w:pPr>
      <w:r>
        <w:rPr>
          <w:rFonts w:hint="eastAsia"/>
        </w:rPr>
        <w:t>以平台观察提出的时序分化为起点，在共同条件下建立接触、表达和回流相接的模型，先确认制度间的供给轨迹差异，再用过程记录与组件消融说明循环如何重组供给份额及可见位置。</w:t>
      </w:r>
    </w:p>
  </w:comment>
  <w:comment w:id="17" w:author="张地灵" w:date="2026-10-18T02:09:17Z" w:initials="">
    <w:p w14:paraId="1D733695">
      <w:pPr>
        <w:pStyle w:val="8"/>
      </w:pPr>
      <w:r>
        <w:rPr>
          <w:rFonts w:hint="eastAsia"/>
        </w:rPr>
        <w:t>沿个人所见进入表达判定、新表达成为后续接触条件、组件干预改变循环的路径，说明供给份额与可见位置如何重组并形成分化的表征轨迹。</w:t>
      </w:r>
    </w:p>
  </w:comment>
  <w:comment w:id="18" w:author="张地灵" w:date="2026-10-18T16:45:57Z" w:initials="">
    <w:p w14:paraId="544538AF">
      <w:pPr>
        <w:pStyle w:val="8"/>
      </w:pPr>
      <w:r>
        <w:rPr>
          <w:rFonts w:hint="eastAsia"/>
        </w:rPr>
        <w:t>当前表述的讨论为：“既有群体之间表达参与的重新分配，如何改变公共表达”，但是实际上这个部分是我们在建模的过程中</w:t>
      </w:r>
      <w:r>
        <w:rPr>
          <w:rFonts w:hint="eastAsia"/>
          <w:lang w:val="en-US" w:eastAsia="zh-CN"/>
        </w:rPr>
        <w:t>为了</w:t>
      </w:r>
      <w:r>
        <w:rPr>
          <w:rFonts w:hint="eastAsia"/>
        </w:rPr>
        <w:t>简便做的适当的妥协（但是是有依据的，根据数据挖掘结果来看绝大多数用户都只在本次事件中发言1次，并且发言多次的也几乎没有改变类别的），所有这里作为一个结论是否是适当的？（我觉得可以再思考一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F08AEA7" w15:done="0"/>
  <w15:commentEx w15:paraId="3026A205" w15:done="0"/>
  <w15:commentEx w15:paraId="6383E2C4" w15:done="0"/>
  <w15:commentEx w15:paraId="5F1770EA" w15:done="0"/>
  <w15:commentEx w15:paraId="43B98DA2" w15:done="0"/>
  <w15:commentEx w15:paraId="502E70D7" w15:done="0"/>
  <w15:commentEx w15:paraId="5554EC94" w15:done="0"/>
  <w15:commentEx w15:paraId="176B8923" w15:done="0"/>
  <w15:commentEx w15:paraId="2FD759F4" w15:done="0"/>
  <w15:commentEx w15:paraId="3C40CE14" w15:done="0"/>
  <w15:commentEx w15:paraId="455F57C7" w15:done="0"/>
  <w15:commentEx w15:paraId="696D4D9D" w15:done="0"/>
  <w15:commentEx w15:paraId="665DB773" w15:done="0"/>
  <w15:commentEx w15:paraId="5C729455" w15:done="0"/>
  <w15:commentEx w15:paraId="7D70B9A5" w15:done="0"/>
  <w15:commentEx w15:paraId="51A1B4B4" w15:done="0"/>
  <w15:commentEx w15:paraId="78BF4E76" w15:done="0"/>
  <w15:commentEx w15:paraId="1D733695" w15:done="0"/>
  <w15:commentEx w15:paraId="544538A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C95B">
    <w:pPr>
      <w:spacing w:before="0" w:after="0" w:line="240" w:lineRule="auto"/>
      <w:ind w:firstLine="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地灵">
    <w15:presenceInfo w15:providerId="WPS Office" w15:userId="2091281818"/>
  </w15:person>
  <w15:person w15:author="续昼">
    <w15:presenceInfo w15:providerId="None" w15:userId="续昼"/>
  </w15:person>
  <w15:person w15:author="Rising Sun">
    <w15:presenceInfo w15:providerId="None" w15:userId="Rising Sun"/>
  </w15:person>
  <w15:person w15:author="康康">
    <w15:presenceInfo w15:providerId="None" w15:userId="康康"/>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bordersDoNotSurroundHeader w:val="0"/>
  <w:bordersDoNotSurroundFooter w:val="0"/>
  <w:hideSpellingErrors/>
  <w:hideGrammaticalErrors/>
  <w:trackRevisions w:val="1"/>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6F5FB69A"/>
    <w:rsid w:val="77FFF3B2"/>
    <w:rsid w:val="F9FE5154"/>
    <w:rsid w:val="FBF95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spacing w:before="0" w:after="0" w:line="400" w:lineRule="exact"/>
      <w:ind w:firstLine="480"/>
      <w:jc w:val="both"/>
    </w:pPr>
    <w:rPr>
      <w:rFonts w:ascii="Times New Roman" w:hAnsi="Times New Roman" w:eastAsia="宋体" w:cs="Times New Roman"/>
      <w:color w:val="000000"/>
      <w:sz w:val="24"/>
      <w:szCs w:val="24"/>
    </w:rPr>
  </w:style>
  <w:style w:type="paragraph" w:styleId="2">
    <w:name w:val="heading 1"/>
    <w:next w:val="1"/>
    <w:qFormat/>
    <w:uiPriority w:val="0"/>
    <w:pPr>
      <w:keepNext/>
      <w:widowControl/>
      <w:spacing w:before="0" w:after="0" w:line="400" w:lineRule="exact"/>
      <w:ind w:firstLine="0"/>
      <w:jc w:val="both"/>
      <w:outlineLvl w:val="0"/>
    </w:pPr>
    <w:rPr>
      <w:rFonts w:ascii="Times New Roman" w:hAnsi="Times New Roman" w:eastAsia="宋体" w:cs="Times New Roman"/>
      <w:b/>
      <w:bCs/>
      <w:color w:val="000000"/>
      <w:sz w:val="28"/>
      <w:szCs w:val="28"/>
    </w:rPr>
  </w:style>
  <w:style w:type="paragraph" w:styleId="3">
    <w:name w:val="heading 2"/>
    <w:next w:val="1"/>
    <w:qFormat/>
    <w:uiPriority w:val="0"/>
    <w:pPr>
      <w:keepNext/>
      <w:widowControl/>
      <w:spacing w:before="0" w:after="0" w:line="400" w:lineRule="exact"/>
      <w:ind w:firstLine="0"/>
      <w:jc w:val="both"/>
      <w:outlineLvl w:val="1"/>
    </w:pPr>
    <w:rPr>
      <w:rFonts w:ascii="Times New Roman" w:hAnsi="Times New Roman" w:eastAsia="宋体"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endnote text"/>
    <w:basedOn w:val="1"/>
    <w:link w:val="19"/>
    <w:semiHidden/>
    <w:unhideWhenUsed/>
    <w:uiPriority w:val="99"/>
    <w:pPr>
      <w:spacing w:after="0" w:line="240" w:lineRule="auto"/>
    </w:pPr>
    <w:rPr>
      <w:sz w:val="20"/>
      <w:szCs w:val="20"/>
    </w:rPr>
  </w:style>
  <w:style w:type="paragraph" w:styleId="10">
    <w:name w:val="footnote text"/>
    <w:basedOn w:val="1"/>
    <w:link w:val="18"/>
    <w:semiHidden/>
    <w:unhideWhenUsed/>
    <w:uiPriority w:val="99"/>
    <w:pPr>
      <w:spacing w:after="0" w:line="240" w:lineRule="auto"/>
    </w:pPr>
    <w:rPr>
      <w:sz w:val="20"/>
      <w:szCs w:val="20"/>
    </w:rPr>
  </w:style>
  <w:style w:type="paragraph" w:styleId="11">
    <w:name w:val="Title"/>
    <w:next w:val="1"/>
    <w:uiPriority w:val="0"/>
    <w:pPr>
      <w:widowControl/>
      <w:spacing w:before="0" w:after="0" w:line="400" w:lineRule="exact"/>
      <w:ind w:firstLine="0"/>
      <w:jc w:val="center"/>
    </w:pPr>
    <w:rPr>
      <w:rFonts w:ascii="Times New Roman" w:hAnsi="Times New Roman" w:eastAsia="宋体" w:cs="Times New Roman"/>
      <w:b/>
      <w:bCs/>
      <w:color w:val="000000"/>
      <w:sz w:val="36"/>
      <w:szCs w:val="3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basedOn w:val="1"/>
    <w:qFormat/>
    <w:uiPriority w:val="0"/>
  </w:style>
  <w:style w:type="character" w:customStyle="1" w:styleId="18">
    <w:name w:val="Footnote Text Char"/>
    <w:link w:val="10"/>
    <w:semiHidden/>
    <w:unhideWhenUsed/>
    <w:uiPriority w:val="99"/>
    <w:rPr>
      <w:sz w:val="20"/>
      <w:szCs w:val="20"/>
    </w:rPr>
  </w:style>
  <w:style w:type="character" w:customStyle="1" w:styleId="19">
    <w:name w:val="Endnote Text Char"/>
    <w:link w:val="9"/>
    <w:semiHidden/>
    <w:unhideWhenUsed/>
    <w:uiPriority w:val="99"/>
    <w:rPr>
      <w:sz w:val="20"/>
      <w:szCs w:val="20"/>
    </w:rPr>
  </w:style>
  <w:style w:type="paragraph" w:customStyle="1" w:styleId="20">
    <w:name w:val="Bibliography"/>
    <w:basedOn w:val="1"/>
    <w:uiPriority w:val="0"/>
    <w:pPr>
      <w:ind w:left="480" w:hanging="480"/>
      <w:jc w:val="left"/>
    </w:pPr>
    <w:rPr>
      <w:rFonts w:ascii="Times New Roman" w:hAnsi="Times New Roman" w:eastAsia="宋体" w:cs="Times New Roman"/>
      <w:color w:val="000000"/>
      <w:sz w:val="24"/>
      <w:szCs w:val="24"/>
    </w:rPr>
  </w:style>
  <w:style w:type="paragraph" w:customStyle="1" w:styleId="21">
    <w:name w:val="Legacy deletion"/>
    <w:basedOn w:val="1"/>
    <w:uiPriority w:val="0"/>
    <w:pPr>
      <w:spacing w:before="0" w:after="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134</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2026-10-18T01:27:38Z</dcterms:created>
  <dc:creator>Data</dc:creator>
  <dc:description>完整正文，保留原稿批注和修订。</dc:description>
  <cp:lastModifiedBy>张地灵</cp:lastModifiedBy>
  <dcterms:modified xsi:type="dcterms:W3CDTF">2026-10-18T17:55:37Z</dcterms:modified>
  <dc:subject>ICA 2027 CAT 中文论文工作稿</dc:subject>
  <dc:title>悼念退潮之后：基于多智能体仿真的逝者数字形象塑造机制研究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C30F94A52AB75906E5AFD36A1F18F005_42</vt:lpwstr>
  </property>
</Properties>
</file>